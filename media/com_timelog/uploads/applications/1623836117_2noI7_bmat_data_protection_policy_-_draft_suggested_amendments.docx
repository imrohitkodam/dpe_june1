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5583B" w14:textId="77777777" w:rsidR="00600B89" w:rsidRDefault="00600B89" w:rsidP="00C214B8">
      <w:pPr>
        <w:rPr>
          <w:b/>
          <w:color w:val="005579" w:themeColor="accent6"/>
          <w:sz w:val="40"/>
          <w:szCs w:val="40"/>
        </w:rPr>
      </w:pPr>
    </w:p>
    <w:p w14:paraId="0AE2193E" w14:textId="5173D8C5" w:rsidR="005F0085" w:rsidRPr="00600B89" w:rsidRDefault="005F0085" w:rsidP="00192E63">
      <w:pPr>
        <w:spacing w:before="240"/>
        <w:rPr>
          <w:b/>
          <w:color w:val="005579" w:themeColor="accent6"/>
          <w:sz w:val="40"/>
          <w:szCs w:val="40"/>
        </w:rPr>
      </w:pPr>
      <w:r w:rsidRPr="00600B89">
        <w:rPr>
          <w:b/>
          <w:color w:val="005579" w:themeColor="accent6"/>
          <w:sz w:val="40"/>
          <w:szCs w:val="40"/>
        </w:rPr>
        <w:t>Data Protect</w:t>
      </w:r>
      <w:r w:rsidR="00BA1FA6" w:rsidRPr="00600B89">
        <w:rPr>
          <w:b/>
          <w:color w:val="005579" w:themeColor="accent6"/>
          <w:sz w:val="40"/>
          <w:szCs w:val="40"/>
        </w:rPr>
        <w:t>i</w:t>
      </w:r>
      <w:r w:rsidRPr="00600B89">
        <w:rPr>
          <w:b/>
          <w:color w:val="005579" w:themeColor="accent6"/>
          <w:sz w:val="40"/>
          <w:szCs w:val="40"/>
        </w:rPr>
        <w:t xml:space="preserve">on </w:t>
      </w:r>
      <w:del w:id="0" w:author="Lindsey Smith" w:date="2021-06-16T09:22:00Z">
        <w:r w:rsidRPr="00600B89" w:rsidDel="00AB2142">
          <w:rPr>
            <w:b/>
            <w:color w:val="005579" w:themeColor="accent6"/>
            <w:sz w:val="40"/>
            <w:szCs w:val="40"/>
          </w:rPr>
          <w:delText xml:space="preserve">and Freedom of Information </w:delText>
        </w:r>
      </w:del>
      <w:r w:rsidRPr="00600B89">
        <w:rPr>
          <w:b/>
          <w:color w:val="005579" w:themeColor="accent6"/>
          <w:sz w:val="40"/>
          <w:szCs w:val="40"/>
        </w:rPr>
        <w:t>Policy</w:t>
      </w:r>
    </w:p>
    <w:p w14:paraId="6D34F0CE" w14:textId="77777777" w:rsidR="00B301E2" w:rsidRDefault="00B301E2" w:rsidP="00C214B8"/>
    <w:p w14:paraId="3623BCB7" w14:textId="490C0552" w:rsidR="005527E7" w:rsidRDefault="2FE99AB6" w:rsidP="00C214B8">
      <w:r>
        <w:t xml:space="preserve">Executive owner: </w:t>
      </w:r>
      <w:r w:rsidR="006E6498">
        <w:t>Chief Information Officer</w:t>
      </w:r>
      <w:r w:rsidR="006D5DB2">
        <w:t xml:space="preserve"> (CIO)</w:t>
      </w:r>
    </w:p>
    <w:p w14:paraId="6055AF13" w14:textId="48B7AB90" w:rsidR="00A10D58" w:rsidRDefault="2FE99AB6" w:rsidP="00C214B8">
      <w:r>
        <w:t xml:space="preserve">Author:  </w:t>
      </w:r>
      <w:r w:rsidR="006E6498">
        <w:t xml:space="preserve">Chief Information Officer </w:t>
      </w:r>
    </w:p>
    <w:p w14:paraId="3623BCB8" w14:textId="4E2D212F" w:rsidR="005527E7" w:rsidRDefault="75DCBF38" w:rsidP="00C214B8">
      <w:r>
        <w:t>Date of issue in draft:</w:t>
      </w:r>
      <w:r w:rsidR="006E6498">
        <w:t xml:space="preserve"> 03/06/2019</w:t>
      </w:r>
    </w:p>
    <w:p w14:paraId="389E6790" w14:textId="2DC96DE3" w:rsidR="00BA4E9F" w:rsidRDefault="75DCBF38" w:rsidP="00C214B8">
      <w:r>
        <w:t>Date of approval:</w:t>
      </w:r>
      <w:r w:rsidR="006E6498">
        <w:t xml:space="preserve"> </w:t>
      </w:r>
      <w:r w:rsidR="00F143CA">
        <w:t>24/06/19</w:t>
      </w:r>
    </w:p>
    <w:p w14:paraId="3623BCB9" w14:textId="4D4A3300" w:rsidR="005527E7" w:rsidRDefault="75DCBF38" w:rsidP="00C214B8">
      <w:r>
        <w:t>Date of review:</w:t>
      </w:r>
      <w:r w:rsidR="006E6498">
        <w:t xml:space="preserve"> </w:t>
      </w:r>
      <w:r w:rsidR="00B301E2">
        <w:t xml:space="preserve">   23</w:t>
      </w:r>
      <w:r w:rsidR="002D4D39">
        <w:t>/06/</w:t>
      </w:r>
      <w:r w:rsidR="00AE6BB8">
        <w:t>21</w:t>
      </w:r>
    </w:p>
    <w:p w14:paraId="3623BCBA" w14:textId="77777777" w:rsidR="005527E7" w:rsidRDefault="005527E7" w:rsidP="00C214B8"/>
    <w:p w14:paraId="5F43F1E7" w14:textId="2306FCC2" w:rsidR="008011A0" w:rsidRDefault="008011A0" w:rsidP="00C214B8">
      <w:pPr>
        <w:pStyle w:val="Bullet"/>
        <w:numPr>
          <w:ilvl w:val="0"/>
          <w:numId w:val="0"/>
        </w:numPr>
        <w:rPr>
          <w:rFonts w:asciiTheme="minorHAnsi" w:hAnsiTheme="minorHAnsi"/>
          <w:b/>
          <w:sz w:val="22"/>
          <w:szCs w:val="22"/>
        </w:rPr>
      </w:pPr>
    </w:p>
    <w:p w14:paraId="5E1B63EF" w14:textId="5BD5B046" w:rsidR="00B301E2" w:rsidRDefault="00B301E2" w:rsidP="00C214B8">
      <w:pPr>
        <w:pStyle w:val="Bullet"/>
        <w:numPr>
          <w:ilvl w:val="0"/>
          <w:numId w:val="0"/>
        </w:numPr>
        <w:rPr>
          <w:rFonts w:asciiTheme="minorHAnsi" w:hAnsiTheme="minorHAnsi"/>
          <w:b/>
          <w:sz w:val="22"/>
          <w:szCs w:val="22"/>
        </w:rPr>
      </w:pPr>
    </w:p>
    <w:p w14:paraId="2FD84F36" w14:textId="77777777" w:rsidR="00B301E2" w:rsidRDefault="00B301E2" w:rsidP="00C214B8">
      <w:pPr>
        <w:pStyle w:val="Bullet"/>
        <w:numPr>
          <w:ilvl w:val="0"/>
          <w:numId w:val="0"/>
        </w:numPr>
        <w:rPr>
          <w:rFonts w:asciiTheme="minorHAnsi" w:hAnsiTheme="minorHAnsi"/>
          <w:b/>
          <w:sz w:val="22"/>
          <w:szCs w:val="22"/>
        </w:rPr>
      </w:pPr>
    </w:p>
    <w:p w14:paraId="54B587F6" w14:textId="125B9A87" w:rsidR="00830482" w:rsidRPr="006A251F" w:rsidRDefault="00830482" w:rsidP="00C214B8">
      <w:pPr>
        <w:pStyle w:val="Bullet"/>
        <w:numPr>
          <w:ilvl w:val="0"/>
          <w:numId w:val="0"/>
        </w:numPr>
        <w:rPr>
          <w:rFonts w:asciiTheme="minorHAnsi" w:hAnsiTheme="minorHAnsi"/>
          <w:b/>
          <w:sz w:val="22"/>
          <w:szCs w:val="22"/>
        </w:rPr>
      </w:pPr>
      <w:r w:rsidRPr="006A251F">
        <w:rPr>
          <w:rFonts w:asciiTheme="minorHAnsi" w:hAnsiTheme="minorHAnsi"/>
          <w:b/>
          <w:sz w:val="22"/>
          <w:szCs w:val="22"/>
        </w:rPr>
        <w:t>Document Control</w:t>
      </w:r>
    </w:p>
    <w:tbl>
      <w:tblPr>
        <w:tblStyle w:val="TableGrid0"/>
        <w:tblW w:w="10206" w:type="dxa"/>
        <w:tblInd w:w="-5" w:type="dxa"/>
        <w:tbl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insideH w:val="single" w:sz="4" w:space="0" w:color="808080" w:themeColor="background2" w:themeShade="80"/>
          <w:insideV w:val="single" w:sz="4" w:space="0" w:color="808080" w:themeColor="background2" w:themeShade="80"/>
        </w:tblBorders>
        <w:tblLook w:val="04A0" w:firstRow="1" w:lastRow="0" w:firstColumn="1" w:lastColumn="0" w:noHBand="0" w:noVBand="1"/>
      </w:tblPr>
      <w:tblGrid>
        <w:gridCol w:w="1248"/>
        <w:gridCol w:w="1701"/>
        <w:gridCol w:w="1559"/>
        <w:gridCol w:w="5698"/>
      </w:tblGrid>
      <w:tr w:rsidR="00830482" w:rsidRPr="006A251F" w14:paraId="1CB1408E" w14:textId="77777777" w:rsidTr="00E47F13">
        <w:tc>
          <w:tcPr>
            <w:tcW w:w="1248" w:type="dxa"/>
          </w:tcPr>
          <w:p w14:paraId="532DD8D5" w14:textId="77777777" w:rsidR="00830482" w:rsidRPr="00E27026" w:rsidRDefault="00830482" w:rsidP="00C214B8">
            <w:pPr>
              <w:tabs>
                <w:tab w:val="left" w:pos="362"/>
              </w:tabs>
              <w:spacing w:after="0" w:line="360" w:lineRule="auto"/>
              <w:ind w:right="20"/>
              <w:jc w:val="both"/>
              <w:rPr>
                <w:rFonts w:cstheme="minorHAnsi"/>
                <w:b/>
                <w:szCs w:val="20"/>
              </w:rPr>
            </w:pPr>
            <w:r w:rsidRPr="00E27026">
              <w:rPr>
                <w:b/>
                <w:szCs w:val="20"/>
              </w:rPr>
              <w:t>Version</w:t>
            </w:r>
          </w:p>
        </w:tc>
        <w:tc>
          <w:tcPr>
            <w:tcW w:w="1701" w:type="dxa"/>
          </w:tcPr>
          <w:p w14:paraId="20E455DF" w14:textId="77777777" w:rsidR="00830482" w:rsidRPr="00E27026" w:rsidRDefault="00830482" w:rsidP="00C214B8">
            <w:pPr>
              <w:tabs>
                <w:tab w:val="left" w:pos="362"/>
              </w:tabs>
              <w:spacing w:after="0" w:line="360" w:lineRule="auto"/>
              <w:ind w:right="20"/>
              <w:jc w:val="both"/>
              <w:rPr>
                <w:b/>
                <w:szCs w:val="20"/>
              </w:rPr>
            </w:pPr>
            <w:r w:rsidRPr="00E27026">
              <w:rPr>
                <w:b/>
                <w:szCs w:val="20"/>
              </w:rPr>
              <w:t>Date issued</w:t>
            </w:r>
          </w:p>
        </w:tc>
        <w:tc>
          <w:tcPr>
            <w:tcW w:w="1559" w:type="dxa"/>
          </w:tcPr>
          <w:p w14:paraId="72BF1477" w14:textId="77777777" w:rsidR="00830482" w:rsidRPr="00E27026" w:rsidRDefault="00830482" w:rsidP="00C214B8">
            <w:pPr>
              <w:tabs>
                <w:tab w:val="left" w:pos="362"/>
              </w:tabs>
              <w:spacing w:after="0" w:line="360" w:lineRule="auto"/>
              <w:ind w:right="20"/>
              <w:jc w:val="both"/>
              <w:rPr>
                <w:b/>
                <w:szCs w:val="20"/>
              </w:rPr>
            </w:pPr>
            <w:r w:rsidRPr="00E27026">
              <w:rPr>
                <w:b/>
                <w:szCs w:val="20"/>
              </w:rPr>
              <w:t>Author</w:t>
            </w:r>
          </w:p>
        </w:tc>
        <w:tc>
          <w:tcPr>
            <w:tcW w:w="5698" w:type="dxa"/>
          </w:tcPr>
          <w:p w14:paraId="27810BDF" w14:textId="77777777" w:rsidR="00830482" w:rsidRPr="00E27026" w:rsidRDefault="00830482" w:rsidP="00C214B8">
            <w:pPr>
              <w:tabs>
                <w:tab w:val="left" w:pos="362"/>
              </w:tabs>
              <w:spacing w:after="0" w:line="360" w:lineRule="auto"/>
              <w:ind w:right="20"/>
              <w:jc w:val="both"/>
              <w:rPr>
                <w:b/>
                <w:szCs w:val="20"/>
              </w:rPr>
            </w:pPr>
            <w:r w:rsidRPr="00E27026">
              <w:rPr>
                <w:b/>
                <w:szCs w:val="20"/>
              </w:rPr>
              <w:t>Update information</w:t>
            </w:r>
          </w:p>
        </w:tc>
      </w:tr>
      <w:tr w:rsidR="00830482" w:rsidRPr="006A251F" w14:paraId="21E45E05" w14:textId="77777777" w:rsidTr="00E47F13">
        <w:tc>
          <w:tcPr>
            <w:tcW w:w="1248" w:type="dxa"/>
          </w:tcPr>
          <w:p w14:paraId="5706598E" w14:textId="72AC374D" w:rsidR="00830482" w:rsidRPr="00E27026" w:rsidRDefault="006D2D27" w:rsidP="00C214B8">
            <w:pPr>
              <w:tabs>
                <w:tab w:val="left" w:pos="362"/>
              </w:tabs>
              <w:spacing w:after="0" w:line="250" w:lineRule="auto"/>
              <w:ind w:right="20"/>
              <w:jc w:val="both"/>
              <w:rPr>
                <w:rFonts w:cstheme="minorHAnsi"/>
                <w:szCs w:val="20"/>
              </w:rPr>
            </w:pPr>
            <w:r>
              <w:rPr>
                <w:rFonts w:cstheme="minorHAnsi"/>
                <w:szCs w:val="20"/>
              </w:rPr>
              <w:t>1.0</w:t>
            </w:r>
          </w:p>
        </w:tc>
        <w:tc>
          <w:tcPr>
            <w:tcW w:w="1701" w:type="dxa"/>
          </w:tcPr>
          <w:p w14:paraId="29A691DA" w14:textId="174730B0" w:rsidR="00830482" w:rsidRPr="00E27026" w:rsidRDefault="006E6498" w:rsidP="006E6498">
            <w:pPr>
              <w:spacing w:after="0" w:line="250" w:lineRule="auto"/>
              <w:ind w:left="0" w:right="20" w:firstLine="0"/>
              <w:jc w:val="center"/>
            </w:pPr>
            <w:r>
              <w:t>31/05/2019</w:t>
            </w:r>
          </w:p>
        </w:tc>
        <w:tc>
          <w:tcPr>
            <w:tcW w:w="1559" w:type="dxa"/>
          </w:tcPr>
          <w:p w14:paraId="763615EF" w14:textId="52B13935" w:rsidR="00830482" w:rsidRPr="00E27026" w:rsidRDefault="006D5DB2" w:rsidP="00C214B8">
            <w:pPr>
              <w:tabs>
                <w:tab w:val="left" w:pos="362"/>
              </w:tabs>
              <w:spacing w:after="0" w:line="250" w:lineRule="auto"/>
              <w:ind w:right="20"/>
              <w:jc w:val="both"/>
              <w:rPr>
                <w:rFonts w:cstheme="minorHAnsi"/>
                <w:szCs w:val="20"/>
              </w:rPr>
            </w:pPr>
            <w:r>
              <w:rPr>
                <w:rFonts w:cstheme="minorHAnsi"/>
                <w:szCs w:val="20"/>
              </w:rPr>
              <w:t>CIO</w:t>
            </w:r>
          </w:p>
        </w:tc>
        <w:tc>
          <w:tcPr>
            <w:tcW w:w="5698" w:type="dxa"/>
          </w:tcPr>
          <w:p w14:paraId="13F46571" w14:textId="5479B729" w:rsidR="00830482" w:rsidRPr="00E27026" w:rsidRDefault="006E6498" w:rsidP="00B124A8">
            <w:pPr>
              <w:spacing w:after="0" w:line="250" w:lineRule="auto"/>
              <w:ind w:right="20" w:hanging="661"/>
              <w:jc w:val="both"/>
            </w:pPr>
            <w:r>
              <w:t>New draft version from previous Trust policy</w:t>
            </w:r>
          </w:p>
        </w:tc>
      </w:tr>
      <w:tr w:rsidR="00830482" w:rsidRPr="006A251F" w14:paraId="0FC303E4" w14:textId="77777777" w:rsidTr="00E47F13">
        <w:tc>
          <w:tcPr>
            <w:tcW w:w="1248" w:type="dxa"/>
          </w:tcPr>
          <w:p w14:paraId="50F7A19C" w14:textId="219EB0FC" w:rsidR="00830482" w:rsidRPr="00E27026" w:rsidRDefault="006E6498" w:rsidP="00C214B8">
            <w:pPr>
              <w:tabs>
                <w:tab w:val="left" w:pos="362"/>
              </w:tabs>
              <w:spacing w:after="0" w:line="250" w:lineRule="auto"/>
              <w:ind w:right="20"/>
              <w:jc w:val="both"/>
              <w:rPr>
                <w:rFonts w:cstheme="minorHAnsi"/>
                <w:szCs w:val="20"/>
              </w:rPr>
            </w:pPr>
            <w:r>
              <w:rPr>
                <w:rFonts w:cstheme="minorHAnsi"/>
                <w:szCs w:val="20"/>
              </w:rPr>
              <w:t>2.0</w:t>
            </w:r>
          </w:p>
        </w:tc>
        <w:tc>
          <w:tcPr>
            <w:tcW w:w="1701" w:type="dxa"/>
          </w:tcPr>
          <w:p w14:paraId="46FFB590" w14:textId="003078FD" w:rsidR="00830482" w:rsidRPr="00E27026" w:rsidRDefault="006E6498" w:rsidP="006E6498">
            <w:pPr>
              <w:spacing w:after="0" w:line="250" w:lineRule="auto"/>
              <w:ind w:left="0" w:right="20" w:firstLine="0"/>
              <w:jc w:val="center"/>
              <w:rPr>
                <w:rFonts w:cstheme="minorHAnsi"/>
                <w:szCs w:val="20"/>
              </w:rPr>
            </w:pPr>
            <w:r>
              <w:rPr>
                <w:rFonts w:cstheme="minorHAnsi"/>
                <w:szCs w:val="20"/>
              </w:rPr>
              <w:t>03/06/2</w:t>
            </w:r>
            <w:r w:rsidR="00C44CB0">
              <w:rPr>
                <w:rFonts w:cstheme="minorHAnsi"/>
                <w:szCs w:val="20"/>
              </w:rPr>
              <w:t>0</w:t>
            </w:r>
            <w:r>
              <w:rPr>
                <w:rFonts w:cstheme="minorHAnsi"/>
                <w:szCs w:val="20"/>
              </w:rPr>
              <w:t>19</w:t>
            </w:r>
          </w:p>
        </w:tc>
        <w:tc>
          <w:tcPr>
            <w:tcW w:w="1559" w:type="dxa"/>
          </w:tcPr>
          <w:p w14:paraId="5AE5319F" w14:textId="5AD8784F" w:rsidR="00830482" w:rsidRPr="00E27026" w:rsidRDefault="006D5DB2" w:rsidP="00C214B8">
            <w:pPr>
              <w:tabs>
                <w:tab w:val="left" w:pos="362"/>
              </w:tabs>
              <w:spacing w:after="0" w:line="250" w:lineRule="auto"/>
              <w:ind w:right="20"/>
              <w:jc w:val="both"/>
              <w:rPr>
                <w:rFonts w:cstheme="minorHAnsi"/>
                <w:szCs w:val="20"/>
              </w:rPr>
            </w:pPr>
            <w:r>
              <w:rPr>
                <w:rFonts w:cstheme="minorHAnsi"/>
                <w:szCs w:val="20"/>
              </w:rPr>
              <w:t>CIO</w:t>
            </w:r>
          </w:p>
        </w:tc>
        <w:tc>
          <w:tcPr>
            <w:tcW w:w="5698" w:type="dxa"/>
          </w:tcPr>
          <w:p w14:paraId="25AD9893" w14:textId="0AF25D87" w:rsidR="00830482" w:rsidRPr="00E27026" w:rsidRDefault="006E6498" w:rsidP="00B124A8">
            <w:pPr>
              <w:spacing w:after="0" w:line="250" w:lineRule="auto"/>
              <w:ind w:right="20" w:hanging="661"/>
              <w:rPr>
                <w:rFonts w:cstheme="minorHAnsi"/>
                <w:szCs w:val="20"/>
              </w:rPr>
            </w:pPr>
            <w:r>
              <w:rPr>
                <w:rFonts w:cstheme="minorHAnsi"/>
                <w:szCs w:val="20"/>
              </w:rPr>
              <w:t>Updated draft version, following DPO review</w:t>
            </w:r>
          </w:p>
        </w:tc>
      </w:tr>
      <w:tr w:rsidR="002D4D39" w:rsidRPr="006A251F" w14:paraId="22D7BF11" w14:textId="77777777" w:rsidTr="00E47F13">
        <w:tc>
          <w:tcPr>
            <w:tcW w:w="1248" w:type="dxa"/>
          </w:tcPr>
          <w:p w14:paraId="736AD579" w14:textId="68183A53" w:rsidR="002D4D39" w:rsidRDefault="002D4D39" w:rsidP="00C214B8">
            <w:pPr>
              <w:tabs>
                <w:tab w:val="left" w:pos="362"/>
              </w:tabs>
              <w:spacing w:after="0" w:line="250" w:lineRule="auto"/>
              <w:ind w:right="20"/>
              <w:jc w:val="both"/>
              <w:rPr>
                <w:rFonts w:cstheme="minorHAnsi"/>
                <w:szCs w:val="20"/>
              </w:rPr>
            </w:pPr>
            <w:r>
              <w:rPr>
                <w:rFonts w:cstheme="minorHAnsi"/>
                <w:szCs w:val="20"/>
              </w:rPr>
              <w:t>3.0</w:t>
            </w:r>
          </w:p>
        </w:tc>
        <w:tc>
          <w:tcPr>
            <w:tcW w:w="1701" w:type="dxa"/>
          </w:tcPr>
          <w:p w14:paraId="648C83C2" w14:textId="0530FB55" w:rsidR="002D4D39" w:rsidRDefault="002D4D39" w:rsidP="006E6498">
            <w:pPr>
              <w:spacing w:after="0" w:line="250" w:lineRule="auto"/>
              <w:ind w:left="0" w:right="20" w:firstLine="0"/>
              <w:jc w:val="center"/>
              <w:rPr>
                <w:rFonts w:cstheme="minorHAnsi"/>
                <w:szCs w:val="20"/>
              </w:rPr>
            </w:pPr>
            <w:r>
              <w:rPr>
                <w:rFonts w:cstheme="minorHAnsi"/>
                <w:szCs w:val="20"/>
              </w:rPr>
              <w:t>15/07/</w:t>
            </w:r>
            <w:r w:rsidR="00B124A8">
              <w:rPr>
                <w:rFonts w:cstheme="minorHAnsi"/>
                <w:szCs w:val="20"/>
              </w:rPr>
              <w:t>20</w:t>
            </w:r>
            <w:r>
              <w:rPr>
                <w:rFonts w:cstheme="minorHAnsi"/>
                <w:szCs w:val="20"/>
              </w:rPr>
              <w:t>19</w:t>
            </w:r>
          </w:p>
        </w:tc>
        <w:tc>
          <w:tcPr>
            <w:tcW w:w="1559" w:type="dxa"/>
          </w:tcPr>
          <w:p w14:paraId="7DA78C9A" w14:textId="19BA9E18" w:rsidR="002D4D39" w:rsidRDefault="002D4D39" w:rsidP="00C214B8">
            <w:pPr>
              <w:tabs>
                <w:tab w:val="left" w:pos="362"/>
              </w:tabs>
              <w:spacing w:after="0" w:line="250" w:lineRule="auto"/>
              <w:ind w:right="20"/>
              <w:jc w:val="both"/>
              <w:rPr>
                <w:rFonts w:cstheme="minorHAnsi"/>
                <w:szCs w:val="20"/>
              </w:rPr>
            </w:pPr>
            <w:r>
              <w:rPr>
                <w:rFonts w:cstheme="minorHAnsi"/>
                <w:szCs w:val="20"/>
              </w:rPr>
              <w:t>CIO</w:t>
            </w:r>
          </w:p>
        </w:tc>
        <w:tc>
          <w:tcPr>
            <w:tcW w:w="5698" w:type="dxa"/>
          </w:tcPr>
          <w:p w14:paraId="4786E311" w14:textId="77777777" w:rsidR="002D4D39" w:rsidRDefault="00187DB5" w:rsidP="00B124A8">
            <w:pPr>
              <w:spacing w:after="0" w:line="250" w:lineRule="auto"/>
              <w:ind w:right="20" w:hanging="661"/>
              <w:rPr>
                <w:rFonts w:cstheme="minorHAnsi"/>
                <w:szCs w:val="20"/>
              </w:rPr>
            </w:pPr>
            <w:r>
              <w:rPr>
                <w:rFonts w:cstheme="minorHAnsi"/>
                <w:szCs w:val="20"/>
              </w:rPr>
              <w:t xml:space="preserve">Updated </w:t>
            </w:r>
            <w:r w:rsidR="00B124A8">
              <w:rPr>
                <w:rFonts w:cstheme="minorHAnsi"/>
                <w:szCs w:val="20"/>
              </w:rPr>
              <w:t xml:space="preserve">with Board comment </w:t>
            </w:r>
            <w:r>
              <w:rPr>
                <w:rFonts w:cstheme="minorHAnsi"/>
                <w:szCs w:val="20"/>
              </w:rPr>
              <w:t xml:space="preserve">to include </w:t>
            </w:r>
            <w:r w:rsidR="00F25B88">
              <w:rPr>
                <w:rFonts w:cstheme="minorHAnsi"/>
                <w:szCs w:val="20"/>
              </w:rPr>
              <w:t>reference to DPIAs</w:t>
            </w:r>
            <w:r w:rsidR="00541FAA">
              <w:rPr>
                <w:rFonts w:cstheme="minorHAnsi"/>
                <w:szCs w:val="20"/>
              </w:rPr>
              <w:t>.</w:t>
            </w:r>
          </w:p>
          <w:p w14:paraId="025A16FB" w14:textId="77777777" w:rsidR="00541FAA" w:rsidRDefault="00541FAA" w:rsidP="00CE3885">
            <w:pPr>
              <w:spacing w:after="0" w:line="250" w:lineRule="auto"/>
              <w:ind w:left="65" w:right="20" w:firstLine="0"/>
              <w:rPr>
                <w:rFonts w:cstheme="minorHAnsi"/>
                <w:szCs w:val="20"/>
              </w:rPr>
            </w:pPr>
            <w:r>
              <w:rPr>
                <w:rFonts w:cstheme="minorHAnsi"/>
                <w:szCs w:val="20"/>
              </w:rPr>
              <w:t xml:space="preserve">Removed data retention schedule and replaced with reference to </w:t>
            </w:r>
            <w:r w:rsidR="00CE3885">
              <w:rPr>
                <w:rFonts w:cstheme="minorHAnsi"/>
                <w:szCs w:val="20"/>
              </w:rPr>
              <w:t>BMAT Records Management policy.</w:t>
            </w:r>
          </w:p>
          <w:p w14:paraId="1FC9FC10" w14:textId="3EF176BC" w:rsidR="008C1722" w:rsidRDefault="008C1722" w:rsidP="00CE3885">
            <w:pPr>
              <w:spacing w:after="0" w:line="250" w:lineRule="auto"/>
              <w:ind w:left="65" w:right="20" w:firstLine="0"/>
              <w:rPr>
                <w:rFonts w:cstheme="minorHAnsi"/>
                <w:szCs w:val="20"/>
              </w:rPr>
            </w:pPr>
            <w:r>
              <w:rPr>
                <w:rFonts w:cstheme="minorHAnsi"/>
                <w:szCs w:val="20"/>
              </w:rPr>
              <w:t>Removed ‘Draft’ watermark</w:t>
            </w:r>
          </w:p>
        </w:tc>
      </w:tr>
    </w:tbl>
    <w:p w14:paraId="4778F60E" w14:textId="77777777" w:rsidR="00830482" w:rsidRPr="009E117C" w:rsidRDefault="00830482" w:rsidP="00C214B8">
      <w:pPr>
        <w:pStyle w:val="Bullet"/>
        <w:numPr>
          <w:ilvl w:val="0"/>
          <w:numId w:val="0"/>
        </w:numPr>
        <w:sectPr w:rsidR="00830482" w:rsidRPr="009E117C" w:rsidSect="00600B89">
          <w:headerReference w:type="default" r:id="rId11"/>
          <w:footerReference w:type="default" r:id="rId12"/>
          <w:type w:val="continuous"/>
          <w:pgSz w:w="11900" w:h="16820"/>
          <w:pgMar w:top="3119" w:right="851" w:bottom="1440" w:left="851" w:header="720" w:footer="356" w:gutter="0"/>
          <w:cols w:space="720"/>
          <w:docGrid w:linePitch="360"/>
        </w:sectPr>
      </w:pPr>
    </w:p>
    <w:p w14:paraId="5883C696" w14:textId="77777777" w:rsidR="004749E1" w:rsidRPr="009E117C" w:rsidRDefault="004749E1" w:rsidP="00C214B8">
      <w:pPr>
        <w:pStyle w:val="Bullet"/>
        <w:numPr>
          <w:ilvl w:val="0"/>
          <w:numId w:val="0"/>
        </w:numPr>
        <w:sectPr w:rsidR="004749E1" w:rsidRPr="009E117C" w:rsidSect="00D07509">
          <w:headerReference w:type="default" r:id="rId13"/>
          <w:footerReference w:type="default" r:id="rId14"/>
          <w:type w:val="continuous"/>
          <w:pgSz w:w="11900" w:h="16820"/>
          <w:pgMar w:top="2998" w:right="851" w:bottom="1440" w:left="851" w:header="720" w:footer="356" w:gutter="0"/>
          <w:cols w:space="720"/>
          <w:docGrid w:linePitch="360"/>
        </w:sectPr>
      </w:pPr>
    </w:p>
    <w:p w14:paraId="3623BCBD" w14:textId="77777777" w:rsidR="007E117B" w:rsidRDefault="007E117B" w:rsidP="00C214B8">
      <w:pPr>
        <w:pStyle w:val="Bullet"/>
        <w:numPr>
          <w:ilvl w:val="0"/>
          <w:numId w:val="0"/>
        </w:numPr>
        <w:sectPr w:rsidR="007E117B" w:rsidSect="00A271CD">
          <w:headerReference w:type="default" r:id="rId15"/>
          <w:footerReference w:type="default" r:id="rId16"/>
          <w:headerReference w:type="first" r:id="rId17"/>
          <w:type w:val="continuous"/>
          <w:pgSz w:w="11900" w:h="16820"/>
          <w:pgMar w:top="2971" w:right="851" w:bottom="1440" w:left="851" w:header="720" w:footer="356" w:gutter="0"/>
          <w:cols w:space="720"/>
          <w:titlePg/>
          <w:docGrid w:linePitch="360"/>
        </w:sectPr>
      </w:pPr>
    </w:p>
    <w:p w14:paraId="16C5799E" w14:textId="08584528" w:rsidR="003B17FF" w:rsidRDefault="003B17FF" w:rsidP="00B726F8">
      <w:pPr>
        <w:pStyle w:val="Heading1"/>
      </w:pPr>
      <w:bookmarkStart w:id="1" w:name="_Toc62811431"/>
      <w:r>
        <w:lastRenderedPageBreak/>
        <w:t>Context</w:t>
      </w:r>
      <w:bookmarkEnd w:id="1"/>
    </w:p>
    <w:p w14:paraId="03CC3D33" w14:textId="2210DB41" w:rsidR="00E30844" w:rsidRDefault="00E30844" w:rsidP="006E6498">
      <w:pPr>
        <w:pStyle w:val="CommentText"/>
        <w:ind w:left="284" w:firstLine="0"/>
      </w:pPr>
      <w:r>
        <w:t xml:space="preserve">The purpose </w:t>
      </w:r>
      <w:r w:rsidR="004A2ABD">
        <w:t xml:space="preserve">of this </w:t>
      </w:r>
      <w:r>
        <w:t xml:space="preserve">policy </w:t>
      </w:r>
      <w:r w:rsidR="004A2ABD">
        <w:t>is to describe how BMAT intends to</w:t>
      </w:r>
      <w:r>
        <w:t xml:space="preserve"> handle </w:t>
      </w:r>
      <w:r w:rsidR="00FC5527">
        <w:t>P</w:t>
      </w:r>
      <w:r>
        <w:t xml:space="preserve">ersonal </w:t>
      </w:r>
      <w:r w:rsidR="00FC5527">
        <w:t>D</w:t>
      </w:r>
      <w:r>
        <w:t>ata, in accordance with the G</w:t>
      </w:r>
      <w:r w:rsidR="004A2ABD">
        <w:t>eneral Data Protection Regulation (G</w:t>
      </w:r>
      <w:r>
        <w:t>DPR</w:t>
      </w:r>
      <w:r w:rsidR="004A2ABD">
        <w:t>)</w:t>
      </w:r>
      <w:r>
        <w:t xml:space="preserve"> and </w:t>
      </w:r>
      <w:r w:rsidR="004A2ABD">
        <w:t xml:space="preserve">the Data Protection Act 2018 (DPA), as well as </w:t>
      </w:r>
      <w:r w:rsidR="00DB655F">
        <w:t xml:space="preserve">ensure the rights of </w:t>
      </w:r>
      <w:r>
        <w:t>data subject</w:t>
      </w:r>
      <w:r w:rsidR="00DB655F">
        <w:t>s</w:t>
      </w:r>
      <w:r>
        <w:t xml:space="preserve"> are protected and available. </w:t>
      </w:r>
    </w:p>
    <w:p w14:paraId="34014A71" w14:textId="5DFEB51C" w:rsidR="001B3111" w:rsidRDefault="005A0E8B" w:rsidP="00C214B8">
      <w:r w:rsidRPr="005A0E8B">
        <w:t>This policy should be read in conjunction with BMAT’s other policies</w:t>
      </w:r>
      <w:r w:rsidR="00A10D58">
        <w:t xml:space="preserve">, as set out </w:t>
      </w:r>
      <w:r w:rsidR="001B3111">
        <w:t>below:</w:t>
      </w:r>
    </w:p>
    <w:p w14:paraId="6038D448" w14:textId="77777777" w:rsidR="001B3111" w:rsidRPr="001D447C" w:rsidRDefault="001B3111" w:rsidP="00C214B8">
      <w:pPr>
        <w:pStyle w:val="ListParagraph"/>
        <w:numPr>
          <w:ilvl w:val="0"/>
          <w:numId w:val="3"/>
        </w:numPr>
        <w:contextualSpacing w:val="0"/>
      </w:pPr>
      <w:r w:rsidRPr="001D447C">
        <w:t xml:space="preserve">Single Equality Policy </w:t>
      </w:r>
    </w:p>
    <w:p w14:paraId="1FD349C6" w14:textId="77777777" w:rsidR="00970590" w:rsidRPr="001D447C" w:rsidRDefault="001B3111" w:rsidP="00970590">
      <w:pPr>
        <w:pStyle w:val="ListParagraph"/>
        <w:numPr>
          <w:ilvl w:val="0"/>
          <w:numId w:val="3"/>
        </w:numPr>
        <w:contextualSpacing w:val="0"/>
      </w:pPr>
      <w:r w:rsidRPr="001D447C">
        <w:t xml:space="preserve">Behaviour Policy </w:t>
      </w:r>
    </w:p>
    <w:p w14:paraId="2534756B" w14:textId="3FD1FA3F" w:rsidR="00593DA5" w:rsidRDefault="001D447C" w:rsidP="00970590">
      <w:pPr>
        <w:pStyle w:val="ListParagraph"/>
        <w:numPr>
          <w:ilvl w:val="0"/>
          <w:numId w:val="3"/>
        </w:numPr>
        <w:contextualSpacing w:val="0"/>
      </w:pPr>
      <w:r w:rsidRPr="001D447C">
        <w:t>Acceptable Use Policy</w:t>
      </w:r>
    </w:p>
    <w:p w14:paraId="2082C2C8" w14:textId="0FA19020" w:rsidR="00DB655F" w:rsidRDefault="00DB655F" w:rsidP="00970590">
      <w:pPr>
        <w:pStyle w:val="ListParagraph"/>
        <w:numPr>
          <w:ilvl w:val="0"/>
          <w:numId w:val="3"/>
        </w:numPr>
        <w:contextualSpacing w:val="0"/>
      </w:pPr>
      <w:r>
        <w:t>Social Media Policy</w:t>
      </w:r>
    </w:p>
    <w:p w14:paraId="4422D865" w14:textId="28D95A10" w:rsidR="00DB655F" w:rsidRDefault="00DB655F" w:rsidP="00970590">
      <w:pPr>
        <w:pStyle w:val="ListParagraph"/>
        <w:numPr>
          <w:ilvl w:val="0"/>
          <w:numId w:val="3"/>
        </w:numPr>
        <w:contextualSpacing w:val="0"/>
      </w:pPr>
      <w:r>
        <w:t>Staff Code of Conduct</w:t>
      </w:r>
    </w:p>
    <w:p w14:paraId="3560ECEF" w14:textId="0CC88326" w:rsidR="00133E09" w:rsidRDefault="00133E09" w:rsidP="00970590">
      <w:pPr>
        <w:pStyle w:val="ListParagraph"/>
        <w:numPr>
          <w:ilvl w:val="0"/>
          <w:numId w:val="3"/>
        </w:numPr>
        <w:contextualSpacing w:val="0"/>
        <w:rPr>
          <w:ins w:id="2" w:author="Lindsey Smith" w:date="2021-06-16T09:37:00Z"/>
        </w:rPr>
      </w:pPr>
      <w:r>
        <w:t>Records Management Policy</w:t>
      </w:r>
    </w:p>
    <w:p w14:paraId="035BF4CB" w14:textId="3AE4C02E" w:rsidR="001E0FDB" w:rsidRPr="001D447C" w:rsidRDefault="001E0FDB" w:rsidP="00970590">
      <w:pPr>
        <w:pStyle w:val="ListParagraph"/>
        <w:numPr>
          <w:ilvl w:val="0"/>
          <w:numId w:val="3"/>
        </w:numPr>
        <w:contextualSpacing w:val="0"/>
      </w:pPr>
      <w:ins w:id="3" w:author="Lindsey Smith" w:date="2021-06-16T09:37:00Z">
        <w:r>
          <w:t>Freedom of Information Policy</w:t>
        </w:r>
      </w:ins>
    </w:p>
    <w:p w14:paraId="4BB9DA7B" w14:textId="511FC7BF" w:rsidR="00854756" w:rsidRDefault="005D6A30" w:rsidP="001D447C">
      <w:pPr>
        <w:ind w:left="284" w:firstLine="0"/>
      </w:pPr>
      <w:r>
        <w:t>Thi</w:t>
      </w:r>
      <w:r w:rsidR="00901669">
        <w:t xml:space="preserve">s </w:t>
      </w:r>
      <w:r>
        <w:t>policy is intended to ensure that personal information is dealt with in accordance wit</w:t>
      </w:r>
      <w:r w:rsidR="0043293C">
        <w:t>h th</w:t>
      </w:r>
      <w:r>
        <w:t>e General Data Protection Regulation (</w:t>
      </w:r>
      <w:r w:rsidRPr="001D447C">
        <w:t>“</w:t>
      </w:r>
      <w:r w:rsidRPr="00A87FB9">
        <w:t>the GDPR</w:t>
      </w:r>
      <w:r w:rsidRPr="001D447C">
        <w:t>”</w:t>
      </w:r>
      <w:r>
        <w:t>)</w:t>
      </w:r>
      <w:r w:rsidR="000E2054">
        <w:t xml:space="preserve">, </w:t>
      </w:r>
      <w:r w:rsidR="001467F6">
        <w:t>and</w:t>
      </w:r>
      <w:r w:rsidR="00DF4D17">
        <w:t xml:space="preserve"> the UK Data Protection Act (2018)</w:t>
      </w:r>
      <w:r w:rsidR="00BD0A8A">
        <w:t>,</w:t>
      </w:r>
      <w:r>
        <w:t xml:space="preserve"> a</w:t>
      </w:r>
      <w:r w:rsidR="00620179">
        <w:t>long with</w:t>
      </w:r>
      <w:r>
        <w:t xml:space="preserve"> other related legislation. I</w:t>
      </w:r>
      <w:r w:rsidR="00620179">
        <w:t xml:space="preserve">t </w:t>
      </w:r>
      <w:r w:rsidR="00E607B4">
        <w:t xml:space="preserve">incorporates the </w:t>
      </w:r>
      <w:r w:rsidR="00E11F66">
        <w:t xml:space="preserve">BMAT </w:t>
      </w:r>
      <w:r>
        <w:t>FOI Publication Scheme</w:t>
      </w:r>
      <w:r w:rsidR="0001636C">
        <w:t>, which complies with the model scheme</w:t>
      </w:r>
      <w:r w:rsidR="006F785B">
        <w:t xml:space="preserve"> </w:t>
      </w:r>
      <w:r w:rsidR="0001636C">
        <w:t>provided by the Information Commissioner’s Office (</w:t>
      </w:r>
      <w:r w:rsidR="00854756">
        <w:t>“</w:t>
      </w:r>
      <w:r w:rsidR="0001636C">
        <w:t xml:space="preserve">the ICO”). </w:t>
      </w:r>
      <w:r w:rsidR="00931D78">
        <w:t xml:space="preserve"> The policy </w:t>
      </w:r>
      <w:r>
        <w:t xml:space="preserve">applies to all </w:t>
      </w:r>
      <w:r w:rsidR="001467F6">
        <w:t xml:space="preserve">personal </w:t>
      </w:r>
      <w:r>
        <w:t xml:space="preserve">data held by </w:t>
      </w:r>
      <w:r w:rsidR="00931D78">
        <w:t>BMAT</w:t>
      </w:r>
      <w:r>
        <w:t xml:space="preserve"> as a multi-academy </w:t>
      </w:r>
      <w:r w:rsidRPr="006F785B">
        <w:t>trust</w:t>
      </w:r>
      <w:r w:rsidR="00931D78">
        <w:t xml:space="preserve"> and </w:t>
      </w:r>
      <w:r w:rsidR="00D5187B">
        <w:t xml:space="preserve">data held within </w:t>
      </w:r>
      <w:r w:rsidR="00931D78">
        <w:t>each individual</w:t>
      </w:r>
      <w:r w:rsidR="00854756">
        <w:t xml:space="preserve"> school within BMAT. </w:t>
      </w:r>
    </w:p>
    <w:p w14:paraId="3623BCC0" w14:textId="33FF8FE1" w:rsidR="005A0E8B" w:rsidRPr="00170D02" w:rsidRDefault="005A0E8B" w:rsidP="001D447C">
      <w:pPr>
        <w:ind w:left="284" w:firstLine="0"/>
      </w:pPr>
      <w:r w:rsidRPr="00170D02">
        <w:t>We are committed to the promoti</w:t>
      </w:r>
      <w:r w:rsidR="00B32C37">
        <w:t>on of community cohesion in our Trust</w:t>
      </w:r>
      <w:r w:rsidRPr="00170D02">
        <w:t>, local, national and global levels, comparing our Academy Trust community to its local and national context and implementing all necessary actions in relation to:</w:t>
      </w:r>
    </w:p>
    <w:p w14:paraId="3623BCC1" w14:textId="77777777" w:rsidR="005A0E8B" w:rsidRPr="00170D02" w:rsidRDefault="005A0E8B" w:rsidP="001D447C">
      <w:pPr>
        <w:pStyle w:val="Bullet"/>
        <w:ind w:firstLine="142"/>
        <w:rPr>
          <w:rFonts w:eastAsia="Symbol"/>
        </w:rPr>
      </w:pPr>
      <w:r w:rsidRPr="00170D02">
        <w:t>ethnicity,</w:t>
      </w:r>
    </w:p>
    <w:p w14:paraId="3623BCC2" w14:textId="77777777" w:rsidR="005A0E8B" w:rsidRPr="005A0E8B" w:rsidRDefault="005A0E8B" w:rsidP="001D447C">
      <w:pPr>
        <w:pStyle w:val="Bullet"/>
        <w:ind w:firstLine="142"/>
        <w:rPr>
          <w:rFonts w:eastAsia="Symbol"/>
        </w:rPr>
      </w:pPr>
      <w:r w:rsidRPr="00170D02">
        <w:t>religion or belief, and</w:t>
      </w:r>
    </w:p>
    <w:p w14:paraId="3623BCC3" w14:textId="77777777" w:rsidR="005A0E8B" w:rsidRPr="005A0E8B" w:rsidRDefault="005A0E8B" w:rsidP="001D447C">
      <w:pPr>
        <w:pStyle w:val="Bullet"/>
        <w:ind w:firstLine="142"/>
        <w:rPr>
          <w:rFonts w:eastAsia="Symbol"/>
        </w:rPr>
      </w:pPr>
      <w:r w:rsidRPr="00170D02">
        <w:t>socio-economic background.</w:t>
      </w:r>
    </w:p>
    <w:p w14:paraId="3623BCC4" w14:textId="77777777" w:rsidR="005A0E8B" w:rsidRPr="005A0E8B" w:rsidRDefault="005A0E8B" w:rsidP="00444AB6">
      <w:pPr>
        <w:ind w:left="284" w:firstLine="0"/>
      </w:pPr>
      <w:r w:rsidRPr="00170D02">
        <w:t>In acco</w:t>
      </w:r>
      <w:r>
        <w:t>rdanc</w:t>
      </w:r>
      <w:r w:rsidRPr="00170D02">
        <w:t xml:space="preserve">e with the values of </w:t>
      </w:r>
      <w:r>
        <w:t>BMAT</w:t>
      </w:r>
      <w:r w:rsidRPr="00170D02">
        <w:t xml:space="preserve"> we pledge:</w:t>
      </w:r>
    </w:p>
    <w:p w14:paraId="3623BCC5" w14:textId="77777777" w:rsidR="005A0E8B" w:rsidRPr="005A0E8B" w:rsidRDefault="005A0E8B" w:rsidP="001D447C">
      <w:pPr>
        <w:pStyle w:val="Bullet"/>
        <w:ind w:firstLine="142"/>
        <w:rPr>
          <w:rFonts w:eastAsia="Symbol"/>
        </w:rPr>
      </w:pPr>
      <w:r w:rsidRPr="006C6778">
        <w:t>to respect the equal human rights of all our pupils;</w:t>
      </w:r>
    </w:p>
    <w:p w14:paraId="3623BCC6" w14:textId="77777777" w:rsidR="005A0E8B" w:rsidRPr="005A0E8B" w:rsidRDefault="005A0E8B" w:rsidP="001D447C">
      <w:pPr>
        <w:pStyle w:val="Bullet"/>
        <w:ind w:firstLine="142"/>
        <w:rPr>
          <w:rFonts w:eastAsia="Symbol"/>
        </w:rPr>
      </w:pPr>
      <w:r w:rsidRPr="006C6778">
        <w:t>to educate them about equality; and</w:t>
      </w:r>
    </w:p>
    <w:p w14:paraId="3623BCC7" w14:textId="77777777" w:rsidR="005A0E8B" w:rsidRPr="005A0E8B" w:rsidRDefault="005A0E8B" w:rsidP="001D447C">
      <w:pPr>
        <w:pStyle w:val="Bullet"/>
        <w:ind w:firstLine="142"/>
        <w:rPr>
          <w:rFonts w:eastAsia="Symbol"/>
        </w:rPr>
      </w:pPr>
      <w:r w:rsidRPr="006C6778">
        <w:t>to respect the equal rights of our staff and other members of the Academy community.</w:t>
      </w:r>
    </w:p>
    <w:p w14:paraId="3623BCC8" w14:textId="1B2CD2B1" w:rsidR="005A0E8B" w:rsidRPr="00170D02" w:rsidRDefault="005A0E8B" w:rsidP="00444AB6">
      <w:pPr>
        <w:ind w:left="284" w:firstLine="0"/>
      </w:pPr>
      <w:r w:rsidRPr="00170D02">
        <w:t xml:space="preserve">We will assess and analyse our current Academy practices and implement all necessary resulting actions to ensure pupils </w:t>
      </w:r>
      <w:r w:rsidR="00B4081A">
        <w:t xml:space="preserve">and </w:t>
      </w:r>
      <w:r w:rsidRPr="00170D02">
        <w:t>are not discriminated against because of their:</w:t>
      </w:r>
    </w:p>
    <w:p w14:paraId="24E8FF47" w14:textId="77777777" w:rsidR="00CF3CEA" w:rsidRPr="00EF57DA" w:rsidRDefault="00CF3CEA" w:rsidP="00EF57DA">
      <w:pPr>
        <w:pStyle w:val="Bullet"/>
        <w:ind w:firstLine="142"/>
      </w:pPr>
      <w:r w:rsidRPr="00EF57DA">
        <w:t>Age </w:t>
      </w:r>
    </w:p>
    <w:p w14:paraId="19961805" w14:textId="77777777" w:rsidR="00CF3CEA" w:rsidRPr="00EF57DA" w:rsidRDefault="00CF3CEA" w:rsidP="00EF57DA">
      <w:pPr>
        <w:pStyle w:val="Bullet"/>
        <w:ind w:firstLine="142"/>
      </w:pPr>
      <w:r w:rsidRPr="00EF57DA">
        <w:t>Disability </w:t>
      </w:r>
    </w:p>
    <w:p w14:paraId="2E242766" w14:textId="77777777" w:rsidR="00CF3CEA" w:rsidRPr="00EF57DA" w:rsidRDefault="00CF3CEA" w:rsidP="00EF57DA">
      <w:pPr>
        <w:pStyle w:val="Bullet"/>
        <w:ind w:firstLine="142"/>
      </w:pPr>
      <w:r w:rsidRPr="00EF57DA">
        <w:t>Gender Reassignment </w:t>
      </w:r>
    </w:p>
    <w:p w14:paraId="3C0834A5" w14:textId="77777777" w:rsidR="00CF3CEA" w:rsidRPr="00EF57DA" w:rsidRDefault="00CF3CEA" w:rsidP="00EF57DA">
      <w:pPr>
        <w:pStyle w:val="Bullet"/>
        <w:ind w:firstLine="142"/>
      </w:pPr>
      <w:r w:rsidRPr="00EF57DA">
        <w:t>Race </w:t>
      </w:r>
    </w:p>
    <w:p w14:paraId="21D86773" w14:textId="77777777" w:rsidR="00CF3CEA" w:rsidRPr="00EF57DA" w:rsidRDefault="00CF3CEA" w:rsidP="00EF57DA">
      <w:pPr>
        <w:pStyle w:val="Bullet"/>
        <w:ind w:firstLine="142"/>
      </w:pPr>
      <w:r w:rsidRPr="00EF57DA">
        <w:t>Religion or belief </w:t>
      </w:r>
    </w:p>
    <w:p w14:paraId="06056186" w14:textId="77777777" w:rsidR="00CF3CEA" w:rsidRPr="00EF57DA" w:rsidRDefault="00CF3CEA" w:rsidP="00EF57DA">
      <w:pPr>
        <w:pStyle w:val="Bullet"/>
        <w:ind w:firstLine="142"/>
      </w:pPr>
      <w:r w:rsidRPr="00EF57DA">
        <w:lastRenderedPageBreak/>
        <w:t>Sex </w:t>
      </w:r>
    </w:p>
    <w:p w14:paraId="177B14BE" w14:textId="77777777" w:rsidR="00CF3CEA" w:rsidRPr="00EF57DA" w:rsidRDefault="00CF3CEA" w:rsidP="00EF57DA">
      <w:pPr>
        <w:pStyle w:val="Bullet"/>
        <w:ind w:firstLine="142"/>
      </w:pPr>
      <w:r w:rsidRPr="00EF57DA">
        <w:t>Sexual orientation </w:t>
      </w:r>
    </w:p>
    <w:p w14:paraId="67D7864D" w14:textId="77777777" w:rsidR="00CF3CEA" w:rsidRPr="00EF57DA" w:rsidRDefault="00CF3CEA" w:rsidP="00EF57DA">
      <w:pPr>
        <w:pStyle w:val="Bullet"/>
        <w:ind w:firstLine="142"/>
      </w:pPr>
      <w:r w:rsidRPr="00EF57DA">
        <w:t>Marriage and Civil Partnership </w:t>
      </w:r>
    </w:p>
    <w:p w14:paraId="52482A8A" w14:textId="3594BF8F" w:rsidR="00CF3CEA" w:rsidRPr="00EF57DA" w:rsidRDefault="00CF3CEA" w:rsidP="00EF57DA">
      <w:pPr>
        <w:pStyle w:val="Bullet"/>
        <w:ind w:firstLine="142"/>
      </w:pPr>
      <w:r w:rsidRPr="00EF57DA">
        <w:t>Pregnancy or maternity </w:t>
      </w:r>
    </w:p>
    <w:p w14:paraId="2685991B" w14:textId="77777777" w:rsidR="00CF3CEA" w:rsidRDefault="00CF3CEA" w:rsidP="00CF3CEA">
      <w:pPr>
        <w:pStyle w:val="paragraph"/>
        <w:spacing w:before="0" w:beforeAutospacing="0" w:after="0" w:afterAutospacing="0"/>
        <w:textAlignment w:val="baseline"/>
        <w:rPr>
          <w:rFonts w:ascii="Symbol" w:hAnsi="Symbol"/>
          <w:color w:val="808080"/>
          <w:sz w:val="20"/>
          <w:szCs w:val="20"/>
        </w:rPr>
      </w:pPr>
    </w:p>
    <w:p w14:paraId="21F3A080" w14:textId="77777777" w:rsidR="007B13A6" w:rsidRDefault="005A0E8B" w:rsidP="00B726F8">
      <w:pPr>
        <w:tabs>
          <w:tab w:val="left" w:pos="7993"/>
        </w:tabs>
        <w:ind w:left="284" w:hanging="17"/>
      </w:pPr>
      <w:r w:rsidRPr="006C6778">
        <w:t>These ‘Protected characteristics’ have been set out in law in the Equality Act 2010.</w:t>
      </w:r>
      <w:r w:rsidR="00444AB6">
        <w:t xml:space="preserve"> </w:t>
      </w:r>
      <w:r w:rsidRPr="00170D02">
        <w:t xml:space="preserve">BMAT is committed to eliminating practices, which could result in unfair or less favourable treatment for persons with a protected characteristic. </w:t>
      </w:r>
    </w:p>
    <w:p w14:paraId="3623BCD2" w14:textId="136EB23A" w:rsidR="000360DA" w:rsidRDefault="007B13A6" w:rsidP="00B726F8">
      <w:pPr>
        <w:tabs>
          <w:tab w:val="left" w:pos="7993"/>
        </w:tabs>
        <w:ind w:left="284" w:hanging="17"/>
      </w:pPr>
      <w:r>
        <w:t xml:space="preserve">Any </w:t>
      </w:r>
      <w:r w:rsidR="00FC5527">
        <w:t>P</w:t>
      </w:r>
      <w:r>
        <w:t xml:space="preserve">ersonal </w:t>
      </w:r>
      <w:r w:rsidR="00FC5527">
        <w:t>D</w:t>
      </w:r>
      <w:r>
        <w:t>ata analysed in relation to the Equality Act will not have a detrimental effect on the data subject and no automated decision-making arises from such analysis.</w:t>
      </w:r>
      <w:r w:rsidR="000360DA">
        <w:br w:type="page"/>
      </w:r>
    </w:p>
    <w:p w14:paraId="3623BCD4" w14:textId="046CF302" w:rsidR="000360DA" w:rsidRPr="006540E4" w:rsidRDefault="000360DA" w:rsidP="00C214B8">
      <w:pPr>
        <w:pStyle w:val="Heading1"/>
        <w:rPr>
          <w:color w:val="auto"/>
        </w:rPr>
      </w:pPr>
      <w:bookmarkStart w:id="4" w:name="_Toc62811432"/>
      <w:r>
        <w:lastRenderedPageBreak/>
        <w:t>Key definitions used in this policy</w:t>
      </w:r>
      <w:bookmarkEnd w:id="4"/>
    </w:p>
    <w:tbl>
      <w:tblPr>
        <w:tblStyle w:val="TableGrid1"/>
        <w:tblW w:w="10348" w:type="dxa"/>
        <w:tblInd w:w="0" w:type="dxa"/>
        <w:tblCellMar>
          <w:left w:w="106" w:type="dxa"/>
          <w:right w:w="115" w:type="dxa"/>
        </w:tblCellMar>
        <w:tblLook w:val="04A0" w:firstRow="1" w:lastRow="0" w:firstColumn="1" w:lastColumn="0" w:noHBand="0" w:noVBand="1"/>
      </w:tblPr>
      <w:tblGrid>
        <w:gridCol w:w="3783"/>
        <w:gridCol w:w="6565"/>
      </w:tblGrid>
      <w:tr w:rsidR="000B4EA8" w:rsidRPr="000B4EA8" w14:paraId="3623BCD7" w14:textId="77777777" w:rsidTr="001A0CBE">
        <w:trPr>
          <w:trHeight w:val="240"/>
        </w:trPr>
        <w:tc>
          <w:tcPr>
            <w:tcW w:w="3783" w:type="dxa"/>
            <w:hideMark/>
          </w:tcPr>
          <w:p w14:paraId="3623BCD5" w14:textId="77777777" w:rsidR="000360DA" w:rsidRPr="006540E4" w:rsidRDefault="000360DA" w:rsidP="00C214B8">
            <w:pPr>
              <w:rPr>
                <w:rFonts w:ascii="Arial" w:hAnsi="Arial" w:cs="Arial"/>
                <w:b/>
                <w:color w:val="808080"/>
                <w:szCs w:val="20"/>
              </w:rPr>
            </w:pPr>
            <w:r w:rsidRPr="006540E4">
              <w:rPr>
                <w:rFonts w:ascii="Arial" w:hAnsi="Arial" w:cs="Arial"/>
                <w:b/>
                <w:color w:val="808080"/>
                <w:szCs w:val="20"/>
              </w:rPr>
              <w:t>Pupils</w:t>
            </w:r>
          </w:p>
        </w:tc>
        <w:tc>
          <w:tcPr>
            <w:tcW w:w="6565" w:type="dxa"/>
            <w:hideMark/>
          </w:tcPr>
          <w:p w14:paraId="3623BCD6" w14:textId="77777777" w:rsidR="000360DA" w:rsidRPr="006540E4" w:rsidRDefault="000360DA" w:rsidP="006A3F65">
            <w:pPr>
              <w:ind w:left="79" w:firstLine="0"/>
              <w:rPr>
                <w:rFonts w:ascii="Arial" w:hAnsi="Arial" w:cs="Arial"/>
                <w:color w:val="808080"/>
                <w:szCs w:val="20"/>
              </w:rPr>
            </w:pPr>
            <w:r w:rsidRPr="006540E4">
              <w:rPr>
                <w:rFonts w:ascii="Arial" w:hAnsi="Arial" w:cs="Arial"/>
                <w:color w:val="808080"/>
                <w:szCs w:val="20"/>
              </w:rPr>
              <w:t>Children and young people on roll in Trust schools/academies</w:t>
            </w:r>
          </w:p>
        </w:tc>
      </w:tr>
      <w:tr w:rsidR="000B4EA8" w:rsidRPr="000B4EA8" w14:paraId="3623BCDA" w14:textId="77777777" w:rsidTr="001A0CBE">
        <w:trPr>
          <w:trHeight w:val="240"/>
        </w:trPr>
        <w:tc>
          <w:tcPr>
            <w:tcW w:w="3783" w:type="dxa"/>
            <w:hideMark/>
          </w:tcPr>
          <w:p w14:paraId="3623BCD8" w14:textId="77777777" w:rsidR="000360DA" w:rsidRPr="006540E4" w:rsidRDefault="000360DA" w:rsidP="00C214B8">
            <w:pPr>
              <w:rPr>
                <w:rFonts w:ascii="Arial" w:hAnsi="Arial" w:cs="Arial"/>
                <w:b/>
                <w:color w:val="808080"/>
                <w:szCs w:val="20"/>
              </w:rPr>
            </w:pPr>
            <w:r w:rsidRPr="006540E4">
              <w:rPr>
                <w:rFonts w:ascii="Arial" w:hAnsi="Arial" w:cs="Arial"/>
                <w:b/>
                <w:color w:val="808080"/>
                <w:szCs w:val="20"/>
              </w:rPr>
              <w:t>School/Trust School</w:t>
            </w:r>
          </w:p>
        </w:tc>
        <w:tc>
          <w:tcPr>
            <w:tcW w:w="6565" w:type="dxa"/>
            <w:hideMark/>
          </w:tcPr>
          <w:p w14:paraId="3623BCD9" w14:textId="77777777" w:rsidR="000360DA" w:rsidRPr="006540E4" w:rsidRDefault="000360DA" w:rsidP="006A3F65">
            <w:pPr>
              <w:ind w:left="79" w:firstLine="0"/>
              <w:rPr>
                <w:rFonts w:ascii="Arial" w:hAnsi="Arial" w:cs="Arial"/>
                <w:color w:val="808080"/>
                <w:szCs w:val="20"/>
              </w:rPr>
            </w:pPr>
            <w:r w:rsidRPr="006540E4">
              <w:rPr>
                <w:rFonts w:ascii="Arial" w:hAnsi="Arial" w:cs="Arial"/>
                <w:color w:val="808080"/>
                <w:szCs w:val="20"/>
              </w:rPr>
              <w:t>An Academy or school within BMAT</w:t>
            </w:r>
          </w:p>
        </w:tc>
      </w:tr>
      <w:tr w:rsidR="00652620" w:rsidRPr="000B4EA8" w14:paraId="21AAFD66" w14:textId="77777777" w:rsidTr="001A0CBE">
        <w:trPr>
          <w:trHeight w:val="240"/>
        </w:trPr>
        <w:tc>
          <w:tcPr>
            <w:tcW w:w="3783" w:type="dxa"/>
          </w:tcPr>
          <w:p w14:paraId="6832F4EC" w14:textId="54572DCE" w:rsidR="00652620" w:rsidRPr="006540E4" w:rsidRDefault="00652620" w:rsidP="00C214B8">
            <w:pPr>
              <w:rPr>
                <w:rFonts w:ascii="Arial" w:hAnsi="Arial" w:cs="Arial"/>
                <w:b/>
                <w:color w:val="808080"/>
                <w:szCs w:val="20"/>
              </w:rPr>
            </w:pPr>
            <w:r>
              <w:rPr>
                <w:rFonts w:ascii="Arial" w:hAnsi="Arial" w:cs="Arial"/>
                <w:b/>
                <w:color w:val="808080"/>
                <w:szCs w:val="20"/>
              </w:rPr>
              <w:t>BMAT</w:t>
            </w:r>
          </w:p>
        </w:tc>
        <w:tc>
          <w:tcPr>
            <w:tcW w:w="6565" w:type="dxa"/>
          </w:tcPr>
          <w:p w14:paraId="05EAF44E" w14:textId="34EF9200" w:rsidR="00652620" w:rsidRPr="006540E4" w:rsidRDefault="00652620" w:rsidP="006A3F65">
            <w:pPr>
              <w:ind w:left="79" w:firstLine="0"/>
              <w:rPr>
                <w:rFonts w:ascii="Arial" w:hAnsi="Arial" w:cs="Arial"/>
                <w:color w:val="808080"/>
                <w:szCs w:val="20"/>
              </w:rPr>
            </w:pPr>
            <w:r>
              <w:rPr>
                <w:rFonts w:ascii="Arial" w:hAnsi="Arial" w:cs="Arial"/>
                <w:color w:val="808080"/>
                <w:szCs w:val="20"/>
              </w:rPr>
              <w:t xml:space="preserve">The Board, </w:t>
            </w:r>
            <w:r w:rsidR="0075781D">
              <w:rPr>
                <w:rFonts w:ascii="Arial" w:hAnsi="Arial" w:cs="Arial"/>
                <w:color w:val="808080"/>
                <w:szCs w:val="20"/>
              </w:rPr>
              <w:t>Trustee</w:t>
            </w:r>
            <w:r w:rsidR="003C6B80">
              <w:rPr>
                <w:rFonts w:ascii="Arial" w:hAnsi="Arial" w:cs="Arial"/>
                <w:color w:val="808080"/>
                <w:szCs w:val="20"/>
              </w:rPr>
              <w:t xml:space="preserve">s and </w:t>
            </w:r>
            <w:r w:rsidR="00DA0781">
              <w:rPr>
                <w:rFonts w:ascii="Arial" w:hAnsi="Arial" w:cs="Arial"/>
                <w:color w:val="808080"/>
                <w:szCs w:val="20"/>
              </w:rPr>
              <w:t xml:space="preserve">employed individuals </w:t>
            </w:r>
            <w:r w:rsidR="00DD4F7E">
              <w:rPr>
                <w:rFonts w:ascii="Arial" w:hAnsi="Arial" w:cs="Arial"/>
                <w:color w:val="808080"/>
                <w:szCs w:val="20"/>
              </w:rPr>
              <w:t>forming the leadership, management and staff of the Trust</w:t>
            </w:r>
            <w:r w:rsidR="003C6B80">
              <w:rPr>
                <w:rFonts w:ascii="Arial" w:hAnsi="Arial" w:cs="Arial"/>
                <w:color w:val="808080"/>
                <w:szCs w:val="20"/>
              </w:rPr>
              <w:t xml:space="preserve"> and</w:t>
            </w:r>
            <w:r w:rsidR="00DD4F7E">
              <w:rPr>
                <w:rFonts w:ascii="Arial" w:hAnsi="Arial" w:cs="Arial"/>
                <w:color w:val="808080"/>
                <w:szCs w:val="20"/>
              </w:rPr>
              <w:t xml:space="preserve"> its schools </w:t>
            </w:r>
          </w:p>
        </w:tc>
      </w:tr>
      <w:tr w:rsidR="000B4EA8" w:rsidRPr="000B4EA8" w14:paraId="3623BCEF" w14:textId="77777777" w:rsidTr="001A0CBE">
        <w:trPr>
          <w:trHeight w:val="240"/>
        </w:trPr>
        <w:tc>
          <w:tcPr>
            <w:tcW w:w="3783" w:type="dxa"/>
            <w:hideMark/>
          </w:tcPr>
          <w:p w14:paraId="3623BCED" w14:textId="77777777" w:rsidR="000360DA" w:rsidRPr="006540E4" w:rsidRDefault="000360DA" w:rsidP="00C214B8">
            <w:pPr>
              <w:rPr>
                <w:rFonts w:ascii="Arial" w:hAnsi="Arial" w:cs="Arial"/>
                <w:b/>
                <w:color w:val="808080"/>
                <w:szCs w:val="20"/>
              </w:rPr>
            </w:pPr>
            <w:r w:rsidRPr="006540E4">
              <w:rPr>
                <w:rFonts w:ascii="Arial" w:hAnsi="Arial" w:cs="Arial"/>
                <w:b/>
                <w:color w:val="808080"/>
                <w:szCs w:val="20"/>
              </w:rPr>
              <w:t>The Trust</w:t>
            </w:r>
          </w:p>
        </w:tc>
        <w:tc>
          <w:tcPr>
            <w:tcW w:w="6565" w:type="dxa"/>
            <w:hideMark/>
          </w:tcPr>
          <w:p w14:paraId="3623BCEE" w14:textId="77777777" w:rsidR="000360DA" w:rsidRPr="006540E4" w:rsidRDefault="000360DA" w:rsidP="006A3F65">
            <w:pPr>
              <w:ind w:left="79" w:firstLine="0"/>
              <w:rPr>
                <w:rFonts w:ascii="Arial" w:hAnsi="Arial" w:cs="Arial"/>
                <w:color w:val="808080"/>
                <w:szCs w:val="20"/>
              </w:rPr>
            </w:pPr>
            <w:r w:rsidRPr="006540E4">
              <w:rPr>
                <w:rFonts w:ascii="Arial" w:hAnsi="Arial" w:cs="Arial"/>
                <w:color w:val="808080"/>
                <w:szCs w:val="20"/>
              </w:rPr>
              <w:t>BMAT</w:t>
            </w:r>
          </w:p>
        </w:tc>
      </w:tr>
      <w:tr w:rsidR="000B4EA8" w:rsidRPr="000B4EA8" w14:paraId="3623BCF2" w14:textId="77777777" w:rsidTr="001A0CBE">
        <w:trPr>
          <w:trHeight w:val="240"/>
        </w:trPr>
        <w:tc>
          <w:tcPr>
            <w:tcW w:w="3783" w:type="dxa"/>
            <w:hideMark/>
          </w:tcPr>
          <w:p w14:paraId="3623BCF0" w14:textId="77777777" w:rsidR="000360DA" w:rsidRPr="006540E4" w:rsidRDefault="000360DA" w:rsidP="00C214B8">
            <w:pPr>
              <w:rPr>
                <w:rFonts w:ascii="Arial" w:hAnsi="Arial" w:cs="Arial"/>
                <w:b/>
                <w:color w:val="808080"/>
                <w:szCs w:val="20"/>
              </w:rPr>
            </w:pPr>
            <w:r w:rsidRPr="006540E4">
              <w:rPr>
                <w:rFonts w:ascii="Arial" w:hAnsi="Arial" w:cs="Arial"/>
                <w:b/>
                <w:color w:val="808080"/>
                <w:szCs w:val="20"/>
              </w:rPr>
              <w:t>The Board/Directors/Trust Board</w:t>
            </w:r>
          </w:p>
        </w:tc>
        <w:tc>
          <w:tcPr>
            <w:tcW w:w="6565" w:type="dxa"/>
            <w:hideMark/>
          </w:tcPr>
          <w:p w14:paraId="3623BCF1" w14:textId="77777777" w:rsidR="000360DA" w:rsidRPr="006540E4" w:rsidRDefault="000360DA" w:rsidP="006A3F65">
            <w:pPr>
              <w:ind w:left="79" w:firstLine="0"/>
              <w:rPr>
                <w:rFonts w:ascii="Arial" w:hAnsi="Arial" w:cs="Arial"/>
                <w:color w:val="808080"/>
                <w:szCs w:val="20"/>
              </w:rPr>
            </w:pPr>
            <w:r w:rsidRPr="006540E4">
              <w:rPr>
                <w:rFonts w:ascii="Arial" w:hAnsi="Arial" w:cs="Arial"/>
                <w:color w:val="808080"/>
                <w:szCs w:val="20"/>
              </w:rPr>
              <w:t>The Board of Directors of BMAT</w:t>
            </w:r>
          </w:p>
        </w:tc>
      </w:tr>
      <w:tr w:rsidR="00EA38B1" w:rsidRPr="000B4EA8" w14:paraId="4D48FDB5" w14:textId="77777777" w:rsidTr="001A0CBE">
        <w:trPr>
          <w:trHeight w:val="240"/>
        </w:trPr>
        <w:tc>
          <w:tcPr>
            <w:tcW w:w="3783" w:type="dxa"/>
          </w:tcPr>
          <w:p w14:paraId="15BD2012" w14:textId="4DD2B313" w:rsidR="00EA38B1" w:rsidRPr="006540E4" w:rsidRDefault="00EA38B1" w:rsidP="00C214B8">
            <w:pPr>
              <w:rPr>
                <w:rFonts w:ascii="Arial" w:hAnsi="Arial" w:cs="Arial"/>
                <w:b/>
                <w:color w:val="808080"/>
                <w:szCs w:val="20"/>
              </w:rPr>
            </w:pPr>
            <w:r w:rsidRPr="006540E4">
              <w:rPr>
                <w:rFonts w:ascii="Arial" w:hAnsi="Arial" w:cs="Arial"/>
                <w:b/>
                <w:color w:val="808080"/>
                <w:szCs w:val="20"/>
              </w:rPr>
              <w:t>Data Controller</w:t>
            </w:r>
          </w:p>
        </w:tc>
        <w:tc>
          <w:tcPr>
            <w:tcW w:w="6565" w:type="dxa"/>
          </w:tcPr>
          <w:p w14:paraId="138415E7" w14:textId="0349D2CE" w:rsidR="00EA38B1" w:rsidRPr="006540E4" w:rsidRDefault="00F56342" w:rsidP="006A3F65">
            <w:pPr>
              <w:ind w:left="79" w:firstLine="0"/>
              <w:rPr>
                <w:rFonts w:ascii="Arial" w:hAnsi="Arial" w:cs="Arial"/>
                <w:color w:val="808080"/>
                <w:szCs w:val="20"/>
              </w:rPr>
            </w:pPr>
            <w:r w:rsidRPr="006540E4">
              <w:rPr>
                <w:rFonts w:ascii="Arial" w:hAnsi="Arial" w:cs="Arial"/>
                <w:color w:val="808080"/>
                <w:szCs w:val="20"/>
              </w:rPr>
              <w:t>BMAT</w:t>
            </w:r>
          </w:p>
        </w:tc>
      </w:tr>
      <w:tr w:rsidR="00EA38B1" w:rsidRPr="000B4EA8" w14:paraId="15DDFF62" w14:textId="77777777" w:rsidTr="001A0CBE">
        <w:trPr>
          <w:trHeight w:val="240"/>
        </w:trPr>
        <w:tc>
          <w:tcPr>
            <w:tcW w:w="3783" w:type="dxa"/>
          </w:tcPr>
          <w:p w14:paraId="4D3B2E31" w14:textId="708BDD21" w:rsidR="00EA38B1" w:rsidRPr="006540E4" w:rsidRDefault="00EA38B1" w:rsidP="00C214B8">
            <w:pPr>
              <w:rPr>
                <w:rFonts w:ascii="Arial" w:hAnsi="Arial" w:cs="Arial"/>
                <w:b/>
                <w:color w:val="808080"/>
                <w:szCs w:val="20"/>
              </w:rPr>
            </w:pPr>
            <w:r w:rsidRPr="006540E4">
              <w:rPr>
                <w:rFonts w:ascii="Arial" w:hAnsi="Arial" w:cs="Arial"/>
                <w:b/>
                <w:color w:val="808080"/>
                <w:szCs w:val="20"/>
              </w:rPr>
              <w:t>Data Subject</w:t>
            </w:r>
            <w:r w:rsidR="00BD7602" w:rsidRPr="006540E4">
              <w:rPr>
                <w:rFonts w:ascii="Arial" w:hAnsi="Arial" w:cs="Arial"/>
                <w:b/>
                <w:color w:val="808080"/>
                <w:szCs w:val="20"/>
              </w:rPr>
              <w:t>(s)</w:t>
            </w:r>
          </w:p>
        </w:tc>
        <w:tc>
          <w:tcPr>
            <w:tcW w:w="6565" w:type="dxa"/>
          </w:tcPr>
          <w:p w14:paraId="7267DEDF" w14:textId="4C729887" w:rsidR="00EA38B1" w:rsidRPr="006540E4" w:rsidRDefault="00934F93" w:rsidP="006A3F65">
            <w:pPr>
              <w:ind w:left="79" w:firstLine="0"/>
              <w:rPr>
                <w:rFonts w:ascii="Arial" w:hAnsi="Arial" w:cs="Arial"/>
                <w:color w:val="808080"/>
                <w:szCs w:val="20"/>
              </w:rPr>
            </w:pPr>
            <w:r w:rsidRPr="006540E4">
              <w:rPr>
                <w:rFonts w:ascii="Arial" w:hAnsi="Arial" w:cs="Arial"/>
                <w:color w:val="808080"/>
                <w:szCs w:val="20"/>
              </w:rPr>
              <w:t xml:space="preserve">Any </w:t>
            </w:r>
            <w:r w:rsidR="00E46CE6">
              <w:rPr>
                <w:rFonts w:ascii="Arial" w:hAnsi="Arial" w:cs="Arial"/>
                <w:color w:val="808080"/>
                <w:szCs w:val="20"/>
              </w:rPr>
              <w:t xml:space="preserve">living </w:t>
            </w:r>
            <w:r w:rsidRPr="006540E4">
              <w:rPr>
                <w:rFonts w:ascii="Arial" w:hAnsi="Arial" w:cs="Arial"/>
                <w:color w:val="808080"/>
                <w:szCs w:val="20"/>
              </w:rPr>
              <w:t>person whose personal data is being collected, held or processed.</w:t>
            </w:r>
          </w:p>
        </w:tc>
      </w:tr>
      <w:tr w:rsidR="00EA38B1" w:rsidRPr="000B4EA8" w14:paraId="143EB8C6" w14:textId="77777777" w:rsidTr="001A0CBE">
        <w:trPr>
          <w:trHeight w:val="240"/>
        </w:trPr>
        <w:tc>
          <w:tcPr>
            <w:tcW w:w="3783" w:type="dxa"/>
          </w:tcPr>
          <w:p w14:paraId="629F634E" w14:textId="3695CBF6" w:rsidR="00EA38B1" w:rsidRPr="006540E4" w:rsidRDefault="00EA38B1" w:rsidP="00C214B8">
            <w:pPr>
              <w:rPr>
                <w:rFonts w:ascii="Arial" w:hAnsi="Arial" w:cs="Arial"/>
                <w:b/>
                <w:color w:val="808080"/>
                <w:szCs w:val="20"/>
              </w:rPr>
            </w:pPr>
            <w:r w:rsidRPr="006540E4">
              <w:rPr>
                <w:rFonts w:ascii="Arial" w:hAnsi="Arial" w:cs="Arial"/>
                <w:b/>
                <w:color w:val="808080"/>
                <w:szCs w:val="20"/>
              </w:rPr>
              <w:t>Data Processor</w:t>
            </w:r>
            <w:r w:rsidR="00BD7602" w:rsidRPr="006540E4">
              <w:rPr>
                <w:rFonts w:ascii="Arial" w:hAnsi="Arial" w:cs="Arial"/>
                <w:b/>
                <w:color w:val="808080"/>
                <w:szCs w:val="20"/>
              </w:rPr>
              <w:t>(s)</w:t>
            </w:r>
          </w:p>
        </w:tc>
        <w:tc>
          <w:tcPr>
            <w:tcW w:w="6565" w:type="dxa"/>
          </w:tcPr>
          <w:p w14:paraId="17B19F73" w14:textId="238D725A" w:rsidR="00EA38B1" w:rsidRPr="006540E4" w:rsidRDefault="00F56342" w:rsidP="006A3F65">
            <w:pPr>
              <w:ind w:left="79" w:firstLine="0"/>
              <w:rPr>
                <w:rFonts w:ascii="Arial" w:hAnsi="Arial" w:cs="Arial"/>
                <w:color w:val="808080"/>
                <w:szCs w:val="20"/>
              </w:rPr>
            </w:pPr>
            <w:r w:rsidRPr="006540E4">
              <w:rPr>
                <w:rFonts w:ascii="Arial" w:hAnsi="Arial" w:cs="Arial"/>
                <w:color w:val="808080"/>
                <w:szCs w:val="20"/>
              </w:rPr>
              <w:t xml:space="preserve">Any </w:t>
            </w:r>
            <w:r w:rsidR="00E46CE6">
              <w:rPr>
                <w:rFonts w:ascii="Arial" w:hAnsi="Arial" w:cs="Arial"/>
                <w:color w:val="808080"/>
                <w:szCs w:val="20"/>
              </w:rPr>
              <w:t>third party instructed to</w:t>
            </w:r>
            <w:r w:rsidRPr="006540E4">
              <w:rPr>
                <w:rFonts w:ascii="Arial" w:hAnsi="Arial" w:cs="Arial"/>
                <w:color w:val="808080"/>
                <w:szCs w:val="20"/>
              </w:rPr>
              <w:t xml:space="preserve"> process personal data on behalf of </w:t>
            </w:r>
            <w:r w:rsidR="00E018E3" w:rsidRPr="006540E4">
              <w:rPr>
                <w:rFonts w:ascii="Arial" w:hAnsi="Arial" w:cs="Arial"/>
                <w:color w:val="808080"/>
                <w:szCs w:val="20"/>
              </w:rPr>
              <w:t>BMAT</w:t>
            </w:r>
          </w:p>
        </w:tc>
      </w:tr>
      <w:tr w:rsidR="004566B5" w:rsidRPr="000B4EA8" w14:paraId="1751B294" w14:textId="77777777" w:rsidTr="001A0CBE">
        <w:trPr>
          <w:trHeight w:val="240"/>
        </w:trPr>
        <w:tc>
          <w:tcPr>
            <w:tcW w:w="3783" w:type="dxa"/>
          </w:tcPr>
          <w:p w14:paraId="35DC233B" w14:textId="503D03ED" w:rsidR="004566B5" w:rsidRPr="006540E4" w:rsidRDefault="004566B5" w:rsidP="00C214B8">
            <w:pPr>
              <w:rPr>
                <w:rFonts w:ascii="Arial" w:hAnsi="Arial" w:cs="Arial"/>
                <w:b/>
                <w:color w:val="808080"/>
                <w:szCs w:val="20"/>
              </w:rPr>
            </w:pPr>
            <w:r>
              <w:rPr>
                <w:rFonts w:ascii="Arial" w:hAnsi="Arial" w:cs="Arial"/>
                <w:b/>
                <w:color w:val="808080"/>
                <w:szCs w:val="20"/>
              </w:rPr>
              <w:t>Personal Data</w:t>
            </w:r>
          </w:p>
        </w:tc>
        <w:tc>
          <w:tcPr>
            <w:tcW w:w="6565" w:type="dxa"/>
          </w:tcPr>
          <w:p w14:paraId="59406AE5" w14:textId="552446FC" w:rsidR="004566B5" w:rsidRPr="006540E4" w:rsidRDefault="004566B5" w:rsidP="006A3F65">
            <w:pPr>
              <w:ind w:left="79" w:firstLine="0"/>
              <w:rPr>
                <w:rFonts w:ascii="Arial" w:hAnsi="Arial" w:cs="Arial"/>
                <w:color w:val="808080"/>
                <w:szCs w:val="20"/>
              </w:rPr>
            </w:pPr>
            <w:r>
              <w:rPr>
                <w:rFonts w:ascii="Arial" w:hAnsi="Arial" w:cs="Arial"/>
                <w:color w:val="808080"/>
                <w:szCs w:val="20"/>
              </w:rPr>
              <w:t xml:space="preserve">Any information relating to an individual </w:t>
            </w:r>
            <w:r w:rsidR="001B1BCA">
              <w:rPr>
                <w:rFonts w:ascii="Arial" w:hAnsi="Arial" w:cs="Arial"/>
                <w:color w:val="808080"/>
                <w:szCs w:val="20"/>
              </w:rPr>
              <w:t>that</w:t>
            </w:r>
            <w:r>
              <w:rPr>
                <w:rFonts w:ascii="Arial" w:hAnsi="Arial" w:cs="Arial"/>
                <w:color w:val="808080"/>
                <w:szCs w:val="20"/>
              </w:rPr>
              <w:t xml:space="preserve"> </w:t>
            </w:r>
            <w:r w:rsidR="008925E9">
              <w:rPr>
                <w:rFonts w:ascii="Arial" w:hAnsi="Arial" w:cs="Arial"/>
                <w:color w:val="808080"/>
                <w:szCs w:val="20"/>
              </w:rPr>
              <w:t>identifies</w:t>
            </w:r>
            <w:r>
              <w:rPr>
                <w:rFonts w:ascii="Arial" w:hAnsi="Arial" w:cs="Arial"/>
                <w:color w:val="808080"/>
                <w:szCs w:val="20"/>
              </w:rPr>
              <w:t xml:space="preserve"> </w:t>
            </w:r>
            <w:r w:rsidR="00B61F63">
              <w:rPr>
                <w:rFonts w:ascii="Arial" w:hAnsi="Arial" w:cs="Arial"/>
                <w:color w:val="808080"/>
                <w:szCs w:val="20"/>
              </w:rPr>
              <w:t>th</w:t>
            </w:r>
            <w:r w:rsidR="0051206F">
              <w:rPr>
                <w:rFonts w:ascii="Arial" w:hAnsi="Arial" w:cs="Arial"/>
                <w:color w:val="808080"/>
                <w:szCs w:val="20"/>
              </w:rPr>
              <w:t>em</w:t>
            </w:r>
            <w:r w:rsidR="001B1BCA">
              <w:rPr>
                <w:rFonts w:ascii="Arial" w:hAnsi="Arial" w:cs="Arial"/>
                <w:color w:val="808080"/>
                <w:szCs w:val="20"/>
              </w:rPr>
              <w:t>,</w:t>
            </w:r>
            <w:r w:rsidR="0051206F">
              <w:rPr>
                <w:rFonts w:ascii="Arial" w:hAnsi="Arial" w:cs="Arial"/>
                <w:color w:val="808080"/>
                <w:szCs w:val="20"/>
              </w:rPr>
              <w:t xml:space="preserve"> </w:t>
            </w:r>
            <w:r w:rsidR="00B61F63">
              <w:rPr>
                <w:rFonts w:ascii="Arial" w:hAnsi="Arial" w:cs="Arial"/>
                <w:color w:val="808080"/>
                <w:szCs w:val="20"/>
              </w:rPr>
              <w:t xml:space="preserve">or </w:t>
            </w:r>
            <w:r w:rsidR="008925E9">
              <w:rPr>
                <w:rFonts w:ascii="Arial" w:hAnsi="Arial" w:cs="Arial"/>
                <w:color w:val="808080"/>
                <w:szCs w:val="20"/>
              </w:rPr>
              <w:t xml:space="preserve">could </w:t>
            </w:r>
            <w:r w:rsidR="00B61F63">
              <w:rPr>
                <w:rFonts w:ascii="Arial" w:hAnsi="Arial" w:cs="Arial"/>
                <w:color w:val="808080"/>
                <w:szCs w:val="20"/>
              </w:rPr>
              <w:t xml:space="preserve">be used to identify </w:t>
            </w:r>
            <w:r w:rsidR="002B7404">
              <w:rPr>
                <w:rFonts w:ascii="Arial" w:hAnsi="Arial" w:cs="Arial"/>
                <w:color w:val="808080"/>
                <w:szCs w:val="20"/>
              </w:rPr>
              <w:t xml:space="preserve">them </w:t>
            </w:r>
            <w:r w:rsidR="0051206F">
              <w:rPr>
                <w:rFonts w:ascii="Arial" w:hAnsi="Arial" w:cs="Arial"/>
                <w:color w:val="808080"/>
                <w:szCs w:val="20"/>
              </w:rPr>
              <w:t>if</w:t>
            </w:r>
            <w:r w:rsidR="002B7404">
              <w:rPr>
                <w:rFonts w:ascii="Arial" w:hAnsi="Arial" w:cs="Arial"/>
                <w:color w:val="808080"/>
                <w:szCs w:val="20"/>
              </w:rPr>
              <w:t xml:space="preserve"> combined with other data.</w:t>
            </w:r>
          </w:p>
        </w:tc>
      </w:tr>
    </w:tbl>
    <w:p w14:paraId="3623BCF3" w14:textId="77777777" w:rsidR="000360DA" w:rsidRDefault="000360DA" w:rsidP="00C214B8">
      <w:pPr>
        <w:rPr>
          <w:sz w:val="22"/>
          <w:szCs w:val="22"/>
        </w:rPr>
      </w:pPr>
    </w:p>
    <w:p w14:paraId="3623BCF4" w14:textId="77777777" w:rsidR="000360DA" w:rsidRDefault="000360DA" w:rsidP="00C214B8"/>
    <w:tbl>
      <w:tblPr>
        <w:tblStyle w:val="TableGrid1"/>
        <w:tblW w:w="9352" w:type="dxa"/>
        <w:tblInd w:w="5" w:type="dxa"/>
        <w:tblCellMar>
          <w:left w:w="106" w:type="dxa"/>
          <w:right w:w="115" w:type="dxa"/>
        </w:tblCellMar>
        <w:tblLook w:val="04A0" w:firstRow="1" w:lastRow="0" w:firstColumn="1" w:lastColumn="0" w:noHBand="0" w:noVBand="1"/>
      </w:tblPr>
      <w:tblGrid>
        <w:gridCol w:w="1413"/>
        <w:gridCol w:w="7939"/>
      </w:tblGrid>
      <w:tr w:rsidR="00A14B3C" w14:paraId="3623BCF7" w14:textId="77777777" w:rsidTr="079E428D">
        <w:trPr>
          <w:trHeight w:val="240"/>
        </w:trPr>
        <w:tc>
          <w:tcPr>
            <w:tcW w:w="1413" w:type="dxa"/>
            <w:vAlign w:val="center"/>
            <w:hideMark/>
          </w:tcPr>
          <w:p w14:paraId="3623BCF5" w14:textId="60C311EB" w:rsidR="00A14B3C" w:rsidRPr="001A0CBE" w:rsidRDefault="00A14B3C" w:rsidP="00C214B8">
            <w:pPr>
              <w:rPr>
                <w:lang w:eastAsia="en-GB"/>
              </w:rPr>
            </w:pPr>
            <w:r w:rsidRPr="001A0CBE">
              <w:rPr>
                <w:lang w:eastAsia="en-GB"/>
              </w:rPr>
              <w:t xml:space="preserve">BMA </w:t>
            </w:r>
          </w:p>
        </w:tc>
        <w:tc>
          <w:tcPr>
            <w:tcW w:w="7939" w:type="dxa"/>
            <w:vAlign w:val="center"/>
            <w:hideMark/>
          </w:tcPr>
          <w:p w14:paraId="3623BCF6" w14:textId="49E8EDBD" w:rsidR="00A14B3C" w:rsidRDefault="00A14B3C" w:rsidP="00C214B8">
            <w:pPr>
              <w:rPr>
                <w:lang w:eastAsia="en-GB"/>
              </w:rPr>
            </w:pPr>
            <w:r>
              <w:rPr>
                <w:rFonts w:ascii="Arial" w:hAnsi="Arial" w:cs="Arial"/>
                <w:color w:val="808080"/>
                <w:szCs w:val="20"/>
              </w:rPr>
              <w:t xml:space="preserve">Burnt Mill Academy </w:t>
            </w:r>
          </w:p>
        </w:tc>
      </w:tr>
      <w:tr w:rsidR="00A14B3C" w14:paraId="3623BCFA" w14:textId="77777777" w:rsidTr="079E428D">
        <w:trPr>
          <w:trHeight w:val="240"/>
        </w:trPr>
        <w:tc>
          <w:tcPr>
            <w:tcW w:w="1413" w:type="dxa"/>
            <w:vAlign w:val="center"/>
            <w:hideMark/>
          </w:tcPr>
          <w:p w14:paraId="3623BCF8" w14:textId="65BD6516" w:rsidR="00A14B3C" w:rsidRPr="001A0CBE" w:rsidRDefault="00A14B3C" w:rsidP="00C214B8">
            <w:pPr>
              <w:rPr>
                <w:lang w:eastAsia="en-GB"/>
              </w:rPr>
            </w:pPr>
            <w:r w:rsidRPr="001A0CBE">
              <w:rPr>
                <w:lang w:eastAsia="en-GB"/>
              </w:rPr>
              <w:t xml:space="preserve">CS </w:t>
            </w:r>
          </w:p>
        </w:tc>
        <w:tc>
          <w:tcPr>
            <w:tcW w:w="7939" w:type="dxa"/>
            <w:vAlign w:val="center"/>
            <w:hideMark/>
          </w:tcPr>
          <w:p w14:paraId="3623BCF9" w14:textId="68DB57DF" w:rsidR="00A14B3C" w:rsidRDefault="00A14B3C" w:rsidP="00C214B8">
            <w:pPr>
              <w:rPr>
                <w:lang w:eastAsia="en-GB"/>
              </w:rPr>
            </w:pPr>
            <w:r>
              <w:rPr>
                <w:rFonts w:ascii="Arial" w:hAnsi="Arial" w:cs="Arial"/>
                <w:color w:val="808080"/>
                <w:szCs w:val="20"/>
              </w:rPr>
              <w:t xml:space="preserve">Cooks Spinney Primary Academy and Nursery </w:t>
            </w:r>
          </w:p>
        </w:tc>
      </w:tr>
      <w:tr w:rsidR="00A14B3C" w14:paraId="3623BCFD" w14:textId="77777777" w:rsidTr="079E428D">
        <w:trPr>
          <w:trHeight w:val="240"/>
        </w:trPr>
        <w:tc>
          <w:tcPr>
            <w:tcW w:w="1413" w:type="dxa"/>
            <w:vAlign w:val="center"/>
            <w:hideMark/>
          </w:tcPr>
          <w:p w14:paraId="3623BCFB" w14:textId="09F30CEB" w:rsidR="00A14B3C" w:rsidRPr="001A0CBE" w:rsidRDefault="00A14B3C" w:rsidP="00C214B8">
            <w:pPr>
              <w:rPr>
                <w:lang w:eastAsia="en-GB"/>
              </w:rPr>
            </w:pPr>
            <w:r w:rsidRPr="001A0CBE">
              <w:rPr>
                <w:lang w:eastAsia="en-GB"/>
              </w:rPr>
              <w:t>ESJ</w:t>
            </w:r>
          </w:p>
        </w:tc>
        <w:tc>
          <w:tcPr>
            <w:tcW w:w="7939" w:type="dxa"/>
            <w:vAlign w:val="center"/>
            <w:hideMark/>
          </w:tcPr>
          <w:p w14:paraId="3623BCFC" w14:textId="4A135ABF" w:rsidR="00A14B3C" w:rsidRDefault="00A14B3C" w:rsidP="00C214B8">
            <w:pPr>
              <w:rPr>
                <w:lang w:eastAsia="en-GB"/>
              </w:rPr>
            </w:pPr>
            <w:r>
              <w:rPr>
                <w:rFonts w:ascii="Arial" w:hAnsi="Arial" w:cs="Arial"/>
                <w:color w:val="808080"/>
                <w:szCs w:val="20"/>
              </w:rPr>
              <w:t xml:space="preserve">Epping St John’s </w:t>
            </w:r>
          </w:p>
        </w:tc>
      </w:tr>
      <w:tr w:rsidR="00A14B3C" w14:paraId="3623BD00" w14:textId="77777777" w:rsidTr="079E428D">
        <w:trPr>
          <w:trHeight w:val="240"/>
        </w:trPr>
        <w:tc>
          <w:tcPr>
            <w:tcW w:w="1413" w:type="dxa"/>
            <w:vAlign w:val="center"/>
            <w:hideMark/>
          </w:tcPr>
          <w:p w14:paraId="3623BCFE" w14:textId="3C6C42F7" w:rsidR="00A14B3C" w:rsidRPr="001A0CBE" w:rsidRDefault="00A14B3C" w:rsidP="00C214B8">
            <w:pPr>
              <w:rPr>
                <w:lang w:eastAsia="en-GB"/>
              </w:rPr>
            </w:pPr>
            <w:r w:rsidRPr="001A0CBE">
              <w:rPr>
                <w:lang w:eastAsia="en-GB"/>
              </w:rPr>
              <w:t xml:space="preserve">FHS </w:t>
            </w:r>
          </w:p>
        </w:tc>
        <w:tc>
          <w:tcPr>
            <w:tcW w:w="7939" w:type="dxa"/>
            <w:vAlign w:val="center"/>
            <w:hideMark/>
          </w:tcPr>
          <w:p w14:paraId="3623BCFF" w14:textId="7B74F3FD" w:rsidR="00A14B3C" w:rsidRDefault="00A14B3C" w:rsidP="00C214B8">
            <w:pPr>
              <w:rPr>
                <w:lang w:eastAsia="en-GB"/>
              </w:rPr>
            </w:pPr>
            <w:r>
              <w:rPr>
                <w:rFonts w:ascii="Arial" w:hAnsi="Arial" w:cs="Arial"/>
                <w:color w:val="808080"/>
                <w:szCs w:val="20"/>
              </w:rPr>
              <w:t xml:space="preserve">Forest Hall School </w:t>
            </w:r>
          </w:p>
        </w:tc>
      </w:tr>
      <w:tr w:rsidR="00A14B3C" w14:paraId="3623BD03" w14:textId="77777777" w:rsidTr="079E428D">
        <w:trPr>
          <w:trHeight w:val="240"/>
        </w:trPr>
        <w:tc>
          <w:tcPr>
            <w:tcW w:w="1413" w:type="dxa"/>
            <w:vAlign w:val="center"/>
            <w:hideMark/>
          </w:tcPr>
          <w:p w14:paraId="3623BD01" w14:textId="1D49C583" w:rsidR="00A14B3C" w:rsidRPr="001A0CBE" w:rsidRDefault="00A14B3C" w:rsidP="00C214B8">
            <w:pPr>
              <w:rPr>
                <w:lang w:eastAsia="en-GB"/>
              </w:rPr>
            </w:pPr>
            <w:r w:rsidRPr="001A0CBE">
              <w:rPr>
                <w:lang w:eastAsia="en-GB"/>
              </w:rPr>
              <w:t xml:space="preserve">FW </w:t>
            </w:r>
          </w:p>
        </w:tc>
        <w:tc>
          <w:tcPr>
            <w:tcW w:w="7939" w:type="dxa"/>
            <w:vAlign w:val="center"/>
            <w:hideMark/>
          </w:tcPr>
          <w:p w14:paraId="3623BD02" w14:textId="32B4CCC1" w:rsidR="00A14B3C" w:rsidRDefault="00A14B3C" w:rsidP="00C214B8">
            <w:pPr>
              <w:rPr>
                <w:lang w:eastAsia="en-GB"/>
              </w:rPr>
            </w:pPr>
            <w:r>
              <w:rPr>
                <w:rFonts w:ascii="Arial" w:hAnsi="Arial" w:cs="Arial"/>
                <w:color w:val="808080"/>
                <w:szCs w:val="20"/>
              </w:rPr>
              <w:t xml:space="preserve">Freshwaters Primary Academy and Nursery </w:t>
            </w:r>
          </w:p>
        </w:tc>
      </w:tr>
      <w:tr w:rsidR="00A14B3C" w14:paraId="3623BD06" w14:textId="77777777" w:rsidTr="079E428D">
        <w:trPr>
          <w:trHeight w:val="240"/>
        </w:trPr>
        <w:tc>
          <w:tcPr>
            <w:tcW w:w="1413" w:type="dxa"/>
            <w:vAlign w:val="center"/>
            <w:hideMark/>
          </w:tcPr>
          <w:p w14:paraId="3623BD04" w14:textId="29ADD084" w:rsidR="00A14B3C" w:rsidRPr="001A0CBE" w:rsidRDefault="00A14B3C" w:rsidP="00C214B8">
            <w:pPr>
              <w:rPr>
                <w:lang w:eastAsia="en-GB"/>
              </w:rPr>
            </w:pPr>
            <w:r w:rsidRPr="001A0CBE">
              <w:rPr>
                <w:lang w:eastAsia="en-GB"/>
              </w:rPr>
              <w:t xml:space="preserve">LP </w:t>
            </w:r>
          </w:p>
        </w:tc>
        <w:tc>
          <w:tcPr>
            <w:tcW w:w="7939" w:type="dxa"/>
            <w:vAlign w:val="center"/>
            <w:hideMark/>
          </w:tcPr>
          <w:p w14:paraId="3623BD05" w14:textId="05C99A67" w:rsidR="00A14B3C" w:rsidRDefault="00A14B3C" w:rsidP="00C214B8">
            <w:pPr>
              <w:rPr>
                <w:lang w:eastAsia="en-GB"/>
              </w:rPr>
            </w:pPr>
            <w:r>
              <w:rPr>
                <w:rFonts w:ascii="Arial" w:hAnsi="Arial" w:cs="Arial"/>
                <w:color w:val="808080"/>
                <w:szCs w:val="20"/>
              </w:rPr>
              <w:t xml:space="preserve">Little </w:t>
            </w:r>
            <w:proofErr w:type="spellStart"/>
            <w:r>
              <w:rPr>
                <w:rFonts w:ascii="Arial" w:hAnsi="Arial" w:cs="Arial"/>
                <w:color w:val="808080"/>
                <w:szCs w:val="20"/>
              </w:rPr>
              <w:t>Parndon</w:t>
            </w:r>
            <w:proofErr w:type="spellEnd"/>
            <w:r>
              <w:rPr>
                <w:rFonts w:ascii="Arial" w:hAnsi="Arial" w:cs="Arial"/>
                <w:color w:val="808080"/>
                <w:szCs w:val="20"/>
              </w:rPr>
              <w:t xml:space="preserve"> Primary Academy </w:t>
            </w:r>
          </w:p>
        </w:tc>
      </w:tr>
      <w:tr w:rsidR="00A14B3C" w14:paraId="3623BD09" w14:textId="77777777" w:rsidTr="079E428D">
        <w:trPr>
          <w:trHeight w:val="240"/>
        </w:trPr>
        <w:tc>
          <w:tcPr>
            <w:tcW w:w="1413" w:type="dxa"/>
            <w:vAlign w:val="center"/>
            <w:hideMark/>
          </w:tcPr>
          <w:p w14:paraId="609FF816" w14:textId="76CE1074" w:rsidR="00A14B3C" w:rsidRPr="001A0CBE" w:rsidRDefault="00A14B3C" w:rsidP="079E428D">
            <w:pPr>
              <w:rPr>
                <w:lang w:eastAsia="en-GB"/>
              </w:rPr>
            </w:pPr>
            <w:r w:rsidRPr="079E428D">
              <w:rPr>
                <w:lang w:eastAsia="en-GB"/>
              </w:rPr>
              <w:t xml:space="preserve">MC </w:t>
            </w:r>
          </w:p>
          <w:p w14:paraId="3623BD07" w14:textId="02A401DB" w:rsidR="00A14B3C" w:rsidRPr="001A0CBE" w:rsidRDefault="1A078A74" w:rsidP="079E428D">
            <w:pPr>
              <w:rPr>
                <w:color w:val="808080" w:themeColor="background2" w:themeShade="80"/>
                <w:szCs w:val="20"/>
                <w:lang w:eastAsia="en-GB"/>
              </w:rPr>
            </w:pPr>
            <w:r w:rsidRPr="079E428D">
              <w:rPr>
                <w:color w:val="808080" w:themeColor="background2" w:themeShade="80"/>
                <w:szCs w:val="20"/>
                <w:lang w:eastAsia="en-GB"/>
              </w:rPr>
              <w:t>MHA</w:t>
            </w:r>
          </w:p>
        </w:tc>
        <w:tc>
          <w:tcPr>
            <w:tcW w:w="7939" w:type="dxa"/>
            <w:vAlign w:val="center"/>
            <w:hideMark/>
          </w:tcPr>
          <w:p w14:paraId="727F713E" w14:textId="7C4E04D7" w:rsidR="00A14B3C" w:rsidRDefault="00A14B3C" w:rsidP="079E428D">
            <w:pPr>
              <w:rPr>
                <w:lang w:eastAsia="en-GB"/>
              </w:rPr>
            </w:pPr>
            <w:r w:rsidRPr="079E428D">
              <w:rPr>
                <w:rFonts w:ascii="Arial" w:hAnsi="Arial" w:cs="Arial"/>
                <w:color w:val="808080" w:themeColor="background2" w:themeShade="80"/>
              </w:rPr>
              <w:t>Magna Carta Primary Academy</w:t>
            </w:r>
          </w:p>
          <w:p w14:paraId="3623BD08" w14:textId="053D5C54" w:rsidR="00A14B3C" w:rsidRDefault="53D184D6" w:rsidP="079E428D">
            <w:pPr>
              <w:rPr>
                <w:rFonts w:ascii="Arial" w:hAnsi="Arial" w:cs="Arial"/>
                <w:color w:val="808080" w:themeColor="background2" w:themeShade="80"/>
              </w:rPr>
            </w:pPr>
            <w:r w:rsidRPr="079E428D">
              <w:rPr>
                <w:rFonts w:ascii="Arial" w:hAnsi="Arial" w:cs="Arial"/>
                <w:color w:val="808080" w:themeColor="background2" w:themeShade="80"/>
              </w:rPr>
              <w:t>Mark Hall Academy</w:t>
            </w:r>
            <w:r w:rsidR="00A14B3C" w:rsidRPr="079E428D">
              <w:rPr>
                <w:rFonts w:ascii="Arial" w:hAnsi="Arial" w:cs="Arial"/>
                <w:color w:val="808080" w:themeColor="background2" w:themeShade="80"/>
              </w:rPr>
              <w:t xml:space="preserve"> </w:t>
            </w:r>
          </w:p>
        </w:tc>
      </w:tr>
      <w:tr w:rsidR="00A14B3C" w14:paraId="3623BD0C" w14:textId="77777777" w:rsidTr="079E428D">
        <w:trPr>
          <w:trHeight w:val="240"/>
        </w:trPr>
        <w:tc>
          <w:tcPr>
            <w:tcW w:w="1413" w:type="dxa"/>
            <w:vAlign w:val="center"/>
            <w:hideMark/>
          </w:tcPr>
          <w:p w14:paraId="3623BD0A" w14:textId="74234D95" w:rsidR="00A14B3C" w:rsidRPr="001A0CBE" w:rsidRDefault="00A14B3C" w:rsidP="00C214B8">
            <w:pPr>
              <w:rPr>
                <w:lang w:eastAsia="en-GB"/>
              </w:rPr>
            </w:pPr>
            <w:r w:rsidRPr="001A0CBE">
              <w:rPr>
                <w:lang w:eastAsia="en-GB"/>
              </w:rPr>
              <w:t xml:space="preserve">RDA </w:t>
            </w:r>
          </w:p>
        </w:tc>
        <w:tc>
          <w:tcPr>
            <w:tcW w:w="7939" w:type="dxa"/>
            <w:vAlign w:val="center"/>
            <w:hideMark/>
          </w:tcPr>
          <w:p w14:paraId="3623BD0B" w14:textId="6947D86B" w:rsidR="00A14B3C" w:rsidRDefault="00A14B3C" w:rsidP="00C214B8">
            <w:pPr>
              <w:rPr>
                <w:lang w:eastAsia="en-GB"/>
              </w:rPr>
            </w:pPr>
            <w:r>
              <w:rPr>
                <w:rFonts w:ascii="Arial" w:hAnsi="Arial" w:cs="Arial"/>
                <w:color w:val="808080"/>
                <w:szCs w:val="20"/>
              </w:rPr>
              <w:t xml:space="preserve">Royal Docks Academy </w:t>
            </w:r>
          </w:p>
        </w:tc>
      </w:tr>
      <w:tr w:rsidR="00A14B3C" w14:paraId="3623BD0F" w14:textId="77777777" w:rsidTr="079E428D">
        <w:trPr>
          <w:trHeight w:val="240"/>
        </w:trPr>
        <w:tc>
          <w:tcPr>
            <w:tcW w:w="1413" w:type="dxa"/>
            <w:vAlign w:val="center"/>
            <w:hideMark/>
          </w:tcPr>
          <w:p w14:paraId="3623BD0D" w14:textId="1C7CCDFD" w:rsidR="00A14B3C" w:rsidRPr="001A0CBE" w:rsidRDefault="00A14B3C" w:rsidP="00C214B8">
            <w:pPr>
              <w:rPr>
                <w:lang w:eastAsia="en-GB"/>
              </w:rPr>
            </w:pPr>
            <w:r w:rsidRPr="001A0CBE">
              <w:rPr>
                <w:lang w:eastAsia="en-GB"/>
              </w:rPr>
              <w:t xml:space="preserve">RY </w:t>
            </w:r>
          </w:p>
        </w:tc>
        <w:tc>
          <w:tcPr>
            <w:tcW w:w="7939" w:type="dxa"/>
            <w:vAlign w:val="center"/>
            <w:hideMark/>
          </w:tcPr>
          <w:p w14:paraId="3623BD0E" w14:textId="73848CBF" w:rsidR="00A14B3C" w:rsidRDefault="00A14B3C" w:rsidP="00C214B8">
            <w:pPr>
              <w:rPr>
                <w:lang w:eastAsia="en-GB"/>
              </w:rPr>
            </w:pPr>
            <w:r>
              <w:rPr>
                <w:rFonts w:ascii="Arial" w:hAnsi="Arial" w:cs="Arial"/>
                <w:color w:val="808080"/>
                <w:szCs w:val="20"/>
              </w:rPr>
              <w:t xml:space="preserve">Roydon Primary Academy </w:t>
            </w:r>
          </w:p>
        </w:tc>
      </w:tr>
      <w:tr w:rsidR="00A14B3C" w14:paraId="3623BD12" w14:textId="77777777" w:rsidTr="079E428D">
        <w:trPr>
          <w:trHeight w:val="240"/>
        </w:trPr>
        <w:tc>
          <w:tcPr>
            <w:tcW w:w="1413" w:type="dxa"/>
            <w:vAlign w:val="center"/>
            <w:hideMark/>
          </w:tcPr>
          <w:p w14:paraId="3623BD10" w14:textId="28B4A854" w:rsidR="00A14B3C" w:rsidRPr="001A0CBE" w:rsidRDefault="00A14B3C" w:rsidP="00C214B8">
            <w:pPr>
              <w:rPr>
                <w:lang w:eastAsia="en-GB"/>
              </w:rPr>
            </w:pPr>
            <w:r w:rsidRPr="001A0CBE">
              <w:rPr>
                <w:lang w:eastAsia="en-GB"/>
              </w:rPr>
              <w:t xml:space="preserve">SFG </w:t>
            </w:r>
          </w:p>
        </w:tc>
        <w:tc>
          <w:tcPr>
            <w:tcW w:w="7939" w:type="dxa"/>
            <w:vAlign w:val="center"/>
            <w:hideMark/>
          </w:tcPr>
          <w:p w14:paraId="3623BD11" w14:textId="6670BCE5" w:rsidR="00A14B3C" w:rsidRDefault="00A14B3C" w:rsidP="00C214B8">
            <w:pPr>
              <w:rPr>
                <w:lang w:eastAsia="en-GB"/>
              </w:rPr>
            </w:pPr>
            <w:r>
              <w:rPr>
                <w:rFonts w:ascii="Arial" w:hAnsi="Arial" w:cs="Arial"/>
                <w:color w:val="808080"/>
                <w:szCs w:val="20"/>
              </w:rPr>
              <w:t xml:space="preserve">Sir Frederick </w:t>
            </w:r>
            <w:proofErr w:type="spellStart"/>
            <w:r>
              <w:rPr>
                <w:rFonts w:ascii="Arial" w:hAnsi="Arial" w:cs="Arial"/>
                <w:color w:val="808080"/>
                <w:szCs w:val="20"/>
              </w:rPr>
              <w:t>Gibberd</w:t>
            </w:r>
            <w:proofErr w:type="spellEnd"/>
            <w:r>
              <w:rPr>
                <w:rFonts w:ascii="Arial" w:hAnsi="Arial" w:cs="Arial"/>
                <w:color w:val="808080"/>
                <w:szCs w:val="20"/>
              </w:rPr>
              <w:t xml:space="preserve"> </w:t>
            </w:r>
          </w:p>
        </w:tc>
      </w:tr>
      <w:tr w:rsidR="00A14B3C" w14:paraId="3623BD15" w14:textId="77777777" w:rsidTr="079E428D">
        <w:trPr>
          <w:trHeight w:val="240"/>
        </w:trPr>
        <w:tc>
          <w:tcPr>
            <w:tcW w:w="1413" w:type="dxa"/>
            <w:vAlign w:val="center"/>
            <w:hideMark/>
          </w:tcPr>
          <w:p w14:paraId="3623BD13" w14:textId="6B468408" w:rsidR="00A14B3C" w:rsidRPr="001A0CBE" w:rsidRDefault="00A14B3C" w:rsidP="00C214B8">
            <w:pPr>
              <w:rPr>
                <w:lang w:eastAsia="en-GB"/>
              </w:rPr>
            </w:pPr>
            <w:r w:rsidRPr="001A0CBE">
              <w:rPr>
                <w:lang w:eastAsia="en-GB"/>
              </w:rPr>
              <w:t>STEM</w:t>
            </w:r>
          </w:p>
        </w:tc>
        <w:tc>
          <w:tcPr>
            <w:tcW w:w="7939" w:type="dxa"/>
            <w:vAlign w:val="center"/>
            <w:hideMark/>
          </w:tcPr>
          <w:p w14:paraId="3623BD14" w14:textId="4B7B8A18" w:rsidR="00A14B3C" w:rsidRDefault="00A14B3C" w:rsidP="00C214B8">
            <w:pPr>
              <w:rPr>
                <w:lang w:eastAsia="en-GB"/>
              </w:rPr>
            </w:pPr>
            <w:r>
              <w:rPr>
                <w:rFonts w:ascii="Arial" w:hAnsi="Arial" w:cs="Arial"/>
                <w:color w:val="808080"/>
                <w:szCs w:val="20"/>
              </w:rPr>
              <w:t xml:space="preserve">BMAT STEM </w:t>
            </w:r>
          </w:p>
        </w:tc>
      </w:tr>
      <w:tr w:rsidR="007F1025" w14:paraId="3E647CAB" w14:textId="77777777" w:rsidTr="079E428D">
        <w:trPr>
          <w:trHeight w:val="240"/>
        </w:trPr>
        <w:tc>
          <w:tcPr>
            <w:tcW w:w="1413" w:type="dxa"/>
            <w:vAlign w:val="center"/>
          </w:tcPr>
          <w:p w14:paraId="166D7083" w14:textId="61DE1564" w:rsidR="007F1025" w:rsidRPr="001A0CBE" w:rsidRDefault="007F1025" w:rsidP="00C214B8">
            <w:pPr>
              <w:rPr>
                <w:lang w:eastAsia="en-GB"/>
              </w:rPr>
            </w:pPr>
          </w:p>
        </w:tc>
        <w:tc>
          <w:tcPr>
            <w:tcW w:w="7939" w:type="dxa"/>
            <w:vAlign w:val="center"/>
          </w:tcPr>
          <w:p w14:paraId="7F822222" w14:textId="023C9475" w:rsidR="007F1025" w:rsidRDefault="007F1025" w:rsidP="079E428D">
            <w:pPr>
              <w:rPr>
                <w:rFonts w:ascii="Arial" w:hAnsi="Arial" w:cs="Arial"/>
                <w:color w:val="808080"/>
              </w:rPr>
            </w:pPr>
          </w:p>
        </w:tc>
      </w:tr>
    </w:tbl>
    <w:p w14:paraId="3623BD16" w14:textId="77777777" w:rsidR="000360DA" w:rsidRDefault="000360DA" w:rsidP="00C214B8">
      <w:pPr>
        <w:rPr>
          <w:sz w:val="22"/>
          <w:szCs w:val="22"/>
        </w:rPr>
      </w:pPr>
    </w:p>
    <w:p w14:paraId="3623BD17" w14:textId="77777777" w:rsidR="000360DA" w:rsidRDefault="000360DA" w:rsidP="00F845BB">
      <w:pPr>
        <w:ind w:left="142" w:firstLine="0"/>
      </w:pPr>
      <w:r>
        <w:t>Each BMAT school is legally defined as an Academy, regardless of whether the term ‘school’ is used to describe it in the policy.</w:t>
      </w:r>
    </w:p>
    <w:p w14:paraId="3623BD18" w14:textId="77777777" w:rsidR="000360DA" w:rsidRDefault="000360DA" w:rsidP="00C214B8">
      <w:pPr>
        <w:spacing w:after="0" w:line="240" w:lineRule="auto"/>
        <w:rPr>
          <w:b/>
        </w:rPr>
      </w:pPr>
      <w:r>
        <w:rPr>
          <w:b/>
        </w:rPr>
        <w:br w:type="page"/>
      </w:r>
    </w:p>
    <w:p w14:paraId="7F592F07" w14:textId="77777777" w:rsidR="004A0B0A" w:rsidRDefault="000360DA" w:rsidP="00C214B8">
      <w:pPr>
        <w:pStyle w:val="Heading1"/>
      </w:pPr>
      <w:bookmarkStart w:id="5" w:name="_Toc62811433"/>
      <w:r>
        <w:lastRenderedPageBreak/>
        <w:t>Contents</w:t>
      </w:r>
      <w:bookmarkEnd w:id="5"/>
    </w:p>
    <w:sdt>
      <w:sdtPr>
        <w:rPr>
          <w:rFonts w:asciiTheme="minorHAnsi" w:eastAsiaTheme="minorHAnsi" w:hAnsiTheme="minorHAnsi" w:cstheme="minorBidi"/>
          <w:b w:val="0"/>
          <w:color w:val="808080" w:themeColor="background1" w:themeShade="80"/>
          <w:sz w:val="20"/>
          <w:szCs w:val="24"/>
        </w:rPr>
        <w:id w:val="343985589"/>
        <w:docPartObj>
          <w:docPartGallery w:val="Table of Contents"/>
          <w:docPartUnique/>
        </w:docPartObj>
      </w:sdtPr>
      <w:sdtEndPr>
        <w:rPr>
          <w:bCs/>
          <w:noProof/>
        </w:rPr>
      </w:sdtEndPr>
      <w:sdtContent>
        <w:p w14:paraId="71F6DFAC" w14:textId="03DAE393" w:rsidR="000B4EA8" w:rsidRDefault="000B4EA8" w:rsidP="00200BF6">
          <w:pPr>
            <w:pStyle w:val="Heading1"/>
            <w:ind w:left="0" w:firstLine="0"/>
          </w:pPr>
        </w:p>
        <w:p w14:paraId="2884BFA1" w14:textId="0288B6BB" w:rsidR="00C57DD0" w:rsidRDefault="000B4EA8">
          <w:pPr>
            <w:pStyle w:val="TOC1"/>
            <w:tabs>
              <w:tab w:val="right" w:leader="dot" w:pos="10188"/>
            </w:tabs>
            <w:rPr>
              <w:rFonts w:asciiTheme="minorHAnsi" w:eastAsiaTheme="minorEastAsia" w:hAnsiTheme="minorHAnsi"/>
              <w:noProof/>
              <w:color w:val="auto"/>
              <w:sz w:val="22"/>
              <w:szCs w:val="22"/>
              <w:lang w:eastAsia="en-GB"/>
            </w:rPr>
          </w:pPr>
          <w:r>
            <w:rPr>
              <w:b/>
              <w:bCs/>
              <w:noProof/>
            </w:rPr>
            <w:fldChar w:fldCharType="begin"/>
          </w:r>
          <w:r>
            <w:rPr>
              <w:b/>
              <w:bCs/>
              <w:noProof/>
            </w:rPr>
            <w:instrText xml:space="preserve"> TOC \o "1-3" \h \z \u </w:instrText>
          </w:r>
          <w:r>
            <w:rPr>
              <w:b/>
              <w:bCs/>
              <w:noProof/>
            </w:rPr>
            <w:fldChar w:fldCharType="separate"/>
          </w:r>
          <w:hyperlink w:anchor="_Toc62811431" w:history="1">
            <w:r w:rsidR="00C57DD0" w:rsidRPr="009464CD">
              <w:rPr>
                <w:rStyle w:val="Hyperlink"/>
                <w:noProof/>
              </w:rPr>
              <w:t>Context</w:t>
            </w:r>
            <w:r w:rsidR="00C57DD0">
              <w:rPr>
                <w:noProof/>
                <w:webHidden/>
              </w:rPr>
              <w:tab/>
            </w:r>
            <w:r w:rsidR="00C57DD0">
              <w:rPr>
                <w:noProof/>
                <w:webHidden/>
              </w:rPr>
              <w:fldChar w:fldCharType="begin"/>
            </w:r>
            <w:r w:rsidR="00C57DD0">
              <w:rPr>
                <w:noProof/>
                <w:webHidden/>
              </w:rPr>
              <w:instrText xml:space="preserve"> PAGEREF _Toc62811431 \h </w:instrText>
            </w:r>
            <w:r w:rsidR="00C57DD0">
              <w:rPr>
                <w:noProof/>
                <w:webHidden/>
              </w:rPr>
            </w:r>
            <w:r w:rsidR="00C57DD0">
              <w:rPr>
                <w:noProof/>
                <w:webHidden/>
              </w:rPr>
              <w:fldChar w:fldCharType="separate"/>
            </w:r>
            <w:r w:rsidR="002B235A">
              <w:rPr>
                <w:noProof/>
                <w:webHidden/>
              </w:rPr>
              <w:t>2</w:t>
            </w:r>
            <w:r w:rsidR="00C57DD0">
              <w:rPr>
                <w:noProof/>
                <w:webHidden/>
              </w:rPr>
              <w:fldChar w:fldCharType="end"/>
            </w:r>
          </w:hyperlink>
        </w:p>
        <w:p w14:paraId="07B85563" w14:textId="7BD8EB0D" w:rsidR="00C57DD0" w:rsidRDefault="001D3E72">
          <w:pPr>
            <w:pStyle w:val="TOC1"/>
            <w:tabs>
              <w:tab w:val="right" w:leader="dot" w:pos="10188"/>
            </w:tabs>
            <w:rPr>
              <w:rFonts w:asciiTheme="minorHAnsi" w:eastAsiaTheme="minorEastAsia" w:hAnsiTheme="minorHAnsi"/>
              <w:noProof/>
              <w:color w:val="auto"/>
              <w:sz w:val="22"/>
              <w:szCs w:val="22"/>
              <w:lang w:eastAsia="en-GB"/>
            </w:rPr>
          </w:pPr>
          <w:hyperlink w:anchor="_Toc62811432" w:history="1">
            <w:r w:rsidR="00C57DD0" w:rsidRPr="009464CD">
              <w:rPr>
                <w:rStyle w:val="Hyperlink"/>
                <w:noProof/>
              </w:rPr>
              <w:t>Key definitions used in this policy</w:t>
            </w:r>
            <w:r w:rsidR="00C57DD0">
              <w:rPr>
                <w:noProof/>
                <w:webHidden/>
              </w:rPr>
              <w:tab/>
            </w:r>
            <w:r w:rsidR="00C57DD0">
              <w:rPr>
                <w:noProof/>
                <w:webHidden/>
              </w:rPr>
              <w:fldChar w:fldCharType="begin"/>
            </w:r>
            <w:r w:rsidR="00C57DD0">
              <w:rPr>
                <w:noProof/>
                <w:webHidden/>
              </w:rPr>
              <w:instrText xml:space="preserve"> PAGEREF _Toc62811432 \h </w:instrText>
            </w:r>
            <w:r w:rsidR="00C57DD0">
              <w:rPr>
                <w:noProof/>
                <w:webHidden/>
              </w:rPr>
            </w:r>
            <w:r w:rsidR="00C57DD0">
              <w:rPr>
                <w:noProof/>
                <w:webHidden/>
              </w:rPr>
              <w:fldChar w:fldCharType="separate"/>
            </w:r>
            <w:r w:rsidR="002B235A">
              <w:rPr>
                <w:noProof/>
                <w:webHidden/>
              </w:rPr>
              <w:t>4</w:t>
            </w:r>
            <w:r w:rsidR="00C57DD0">
              <w:rPr>
                <w:noProof/>
                <w:webHidden/>
              </w:rPr>
              <w:fldChar w:fldCharType="end"/>
            </w:r>
          </w:hyperlink>
        </w:p>
        <w:p w14:paraId="45B07EE5" w14:textId="5C99829A" w:rsidR="00C57DD0" w:rsidRDefault="001D3E72">
          <w:pPr>
            <w:pStyle w:val="TOC1"/>
            <w:tabs>
              <w:tab w:val="right" w:leader="dot" w:pos="10188"/>
            </w:tabs>
            <w:rPr>
              <w:rFonts w:asciiTheme="minorHAnsi" w:eastAsiaTheme="minorEastAsia" w:hAnsiTheme="minorHAnsi"/>
              <w:noProof/>
              <w:color w:val="auto"/>
              <w:sz w:val="22"/>
              <w:szCs w:val="22"/>
              <w:lang w:eastAsia="en-GB"/>
            </w:rPr>
          </w:pPr>
          <w:hyperlink w:anchor="_Toc62811433" w:history="1">
            <w:r w:rsidR="00C57DD0" w:rsidRPr="009464CD">
              <w:rPr>
                <w:rStyle w:val="Hyperlink"/>
                <w:noProof/>
              </w:rPr>
              <w:t>Contents</w:t>
            </w:r>
            <w:r w:rsidR="00C57DD0">
              <w:rPr>
                <w:noProof/>
                <w:webHidden/>
              </w:rPr>
              <w:tab/>
            </w:r>
            <w:r w:rsidR="00C57DD0">
              <w:rPr>
                <w:noProof/>
                <w:webHidden/>
              </w:rPr>
              <w:fldChar w:fldCharType="begin"/>
            </w:r>
            <w:r w:rsidR="00C57DD0">
              <w:rPr>
                <w:noProof/>
                <w:webHidden/>
              </w:rPr>
              <w:instrText xml:space="preserve"> PAGEREF _Toc62811433 \h </w:instrText>
            </w:r>
            <w:r w:rsidR="00C57DD0">
              <w:rPr>
                <w:noProof/>
                <w:webHidden/>
              </w:rPr>
            </w:r>
            <w:r w:rsidR="00C57DD0">
              <w:rPr>
                <w:noProof/>
                <w:webHidden/>
              </w:rPr>
              <w:fldChar w:fldCharType="separate"/>
            </w:r>
            <w:r w:rsidR="002B235A">
              <w:rPr>
                <w:noProof/>
                <w:webHidden/>
              </w:rPr>
              <w:t>5</w:t>
            </w:r>
            <w:r w:rsidR="00C57DD0">
              <w:rPr>
                <w:noProof/>
                <w:webHidden/>
              </w:rPr>
              <w:fldChar w:fldCharType="end"/>
            </w:r>
          </w:hyperlink>
        </w:p>
        <w:p w14:paraId="1F00FF6B" w14:textId="57C10F55" w:rsidR="00C57DD0" w:rsidRDefault="001D3E72">
          <w:pPr>
            <w:pStyle w:val="TOC2"/>
            <w:rPr>
              <w:rFonts w:eastAsiaTheme="minorEastAsia"/>
              <w:noProof/>
              <w:color w:val="auto"/>
              <w:sz w:val="22"/>
              <w:szCs w:val="22"/>
              <w:lang w:eastAsia="en-GB"/>
            </w:rPr>
          </w:pPr>
          <w:hyperlink w:anchor="_Toc62811434" w:history="1">
            <w:r w:rsidR="00C57DD0" w:rsidRPr="009464CD">
              <w:rPr>
                <w:rStyle w:val="Hyperlink"/>
                <w:noProof/>
              </w:rPr>
              <w:t>1.</w:t>
            </w:r>
            <w:r w:rsidR="00C57DD0">
              <w:rPr>
                <w:rFonts w:eastAsiaTheme="minorEastAsia"/>
                <w:noProof/>
                <w:color w:val="auto"/>
                <w:sz w:val="22"/>
                <w:szCs w:val="22"/>
                <w:lang w:eastAsia="en-GB"/>
              </w:rPr>
              <w:tab/>
            </w:r>
            <w:r w:rsidR="00C57DD0" w:rsidRPr="009464CD">
              <w:rPr>
                <w:rStyle w:val="Hyperlink"/>
                <w:noProof/>
              </w:rPr>
              <w:t>Introduction</w:t>
            </w:r>
            <w:r w:rsidR="00C57DD0">
              <w:rPr>
                <w:noProof/>
                <w:webHidden/>
              </w:rPr>
              <w:tab/>
            </w:r>
            <w:r w:rsidR="00C57DD0">
              <w:rPr>
                <w:noProof/>
                <w:webHidden/>
              </w:rPr>
              <w:fldChar w:fldCharType="begin"/>
            </w:r>
            <w:r w:rsidR="00C57DD0">
              <w:rPr>
                <w:noProof/>
                <w:webHidden/>
              </w:rPr>
              <w:instrText xml:space="preserve"> PAGEREF _Toc62811434 \h </w:instrText>
            </w:r>
            <w:r w:rsidR="00C57DD0">
              <w:rPr>
                <w:noProof/>
                <w:webHidden/>
              </w:rPr>
            </w:r>
            <w:r w:rsidR="00C57DD0">
              <w:rPr>
                <w:noProof/>
                <w:webHidden/>
              </w:rPr>
              <w:fldChar w:fldCharType="separate"/>
            </w:r>
            <w:r w:rsidR="002B235A">
              <w:rPr>
                <w:noProof/>
                <w:webHidden/>
              </w:rPr>
              <w:t>6</w:t>
            </w:r>
            <w:r w:rsidR="00C57DD0">
              <w:rPr>
                <w:noProof/>
                <w:webHidden/>
              </w:rPr>
              <w:fldChar w:fldCharType="end"/>
            </w:r>
          </w:hyperlink>
        </w:p>
        <w:p w14:paraId="045378C0" w14:textId="60318013" w:rsidR="00C57DD0" w:rsidRDefault="001D3E72">
          <w:pPr>
            <w:pStyle w:val="TOC2"/>
            <w:rPr>
              <w:rFonts w:eastAsiaTheme="minorEastAsia"/>
              <w:noProof/>
              <w:color w:val="auto"/>
              <w:sz w:val="22"/>
              <w:szCs w:val="22"/>
              <w:lang w:eastAsia="en-GB"/>
            </w:rPr>
          </w:pPr>
          <w:hyperlink w:anchor="_Toc62811435" w:history="1">
            <w:r w:rsidR="00C57DD0" w:rsidRPr="009464CD">
              <w:rPr>
                <w:rStyle w:val="Hyperlink"/>
                <w:noProof/>
              </w:rPr>
              <w:t>2.</w:t>
            </w:r>
            <w:r w:rsidR="00C57DD0">
              <w:rPr>
                <w:rFonts w:eastAsiaTheme="minorEastAsia"/>
                <w:noProof/>
                <w:color w:val="auto"/>
                <w:sz w:val="22"/>
                <w:szCs w:val="22"/>
                <w:lang w:eastAsia="en-GB"/>
              </w:rPr>
              <w:tab/>
            </w:r>
            <w:r w:rsidR="00C57DD0" w:rsidRPr="009464CD">
              <w:rPr>
                <w:rStyle w:val="Hyperlink"/>
                <w:noProof/>
              </w:rPr>
              <w:t>Roles and responsibilities</w:t>
            </w:r>
            <w:r w:rsidR="00C57DD0">
              <w:rPr>
                <w:noProof/>
                <w:webHidden/>
              </w:rPr>
              <w:tab/>
            </w:r>
            <w:r w:rsidR="00C57DD0">
              <w:rPr>
                <w:noProof/>
                <w:webHidden/>
              </w:rPr>
              <w:fldChar w:fldCharType="begin"/>
            </w:r>
            <w:r w:rsidR="00C57DD0">
              <w:rPr>
                <w:noProof/>
                <w:webHidden/>
              </w:rPr>
              <w:instrText xml:space="preserve"> PAGEREF _Toc62811435 \h </w:instrText>
            </w:r>
            <w:r w:rsidR="00C57DD0">
              <w:rPr>
                <w:noProof/>
                <w:webHidden/>
              </w:rPr>
            </w:r>
            <w:r w:rsidR="00C57DD0">
              <w:rPr>
                <w:noProof/>
                <w:webHidden/>
              </w:rPr>
              <w:fldChar w:fldCharType="separate"/>
            </w:r>
            <w:r w:rsidR="002B235A">
              <w:rPr>
                <w:noProof/>
                <w:webHidden/>
              </w:rPr>
              <w:t>6</w:t>
            </w:r>
            <w:r w:rsidR="00C57DD0">
              <w:rPr>
                <w:noProof/>
                <w:webHidden/>
              </w:rPr>
              <w:fldChar w:fldCharType="end"/>
            </w:r>
          </w:hyperlink>
        </w:p>
        <w:p w14:paraId="114C1F2A" w14:textId="577E0AFF" w:rsidR="00C57DD0" w:rsidRDefault="001D3E72">
          <w:pPr>
            <w:pStyle w:val="TOC2"/>
            <w:rPr>
              <w:rFonts w:eastAsiaTheme="minorEastAsia"/>
              <w:noProof/>
              <w:color w:val="auto"/>
              <w:sz w:val="22"/>
              <w:szCs w:val="22"/>
              <w:lang w:eastAsia="en-GB"/>
            </w:rPr>
          </w:pPr>
          <w:hyperlink w:anchor="_Toc62811436" w:history="1">
            <w:r w:rsidR="00C57DD0" w:rsidRPr="009464CD">
              <w:rPr>
                <w:rStyle w:val="Hyperlink"/>
                <w:noProof/>
              </w:rPr>
              <w:t>3.</w:t>
            </w:r>
            <w:r w:rsidR="00C57DD0">
              <w:rPr>
                <w:rFonts w:eastAsiaTheme="minorEastAsia"/>
                <w:noProof/>
                <w:color w:val="auto"/>
                <w:sz w:val="22"/>
                <w:szCs w:val="22"/>
                <w:lang w:eastAsia="en-GB"/>
              </w:rPr>
              <w:tab/>
            </w:r>
            <w:r w:rsidR="00C57DD0" w:rsidRPr="009464CD">
              <w:rPr>
                <w:rStyle w:val="Hyperlink"/>
                <w:noProof/>
              </w:rPr>
              <w:t>Personal data</w:t>
            </w:r>
            <w:r w:rsidR="00C57DD0">
              <w:rPr>
                <w:noProof/>
                <w:webHidden/>
              </w:rPr>
              <w:tab/>
            </w:r>
            <w:r w:rsidR="00C57DD0">
              <w:rPr>
                <w:noProof/>
                <w:webHidden/>
              </w:rPr>
              <w:fldChar w:fldCharType="begin"/>
            </w:r>
            <w:r w:rsidR="00C57DD0">
              <w:rPr>
                <w:noProof/>
                <w:webHidden/>
              </w:rPr>
              <w:instrText xml:space="preserve"> PAGEREF _Toc62811436 \h </w:instrText>
            </w:r>
            <w:r w:rsidR="00C57DD0">
              <w:rPr>
                <w:noProof/>
                <w:webHidden/>
              </w:rPr>
            </w:r>
            <w:r w:rsidR="00C57DD0">
              <w:rPr>
                <w:noProof/>
                <w:webHidden/>
              </w:rPr>
              <w:fldChar w:fldCharType="separate"/>
            </w:r>
            <w:r w:rsidR="002B235A">
              <w:rPr>
                <w:noProof/>
                <w:webHidden/>
              </w:rPr>
              <w:t>6</w:t>
            </w:r>
            <w:r w:rsidR="00C57DD0">
              <w:rPr>
                <w:noProof/>
                <w:webHidden/>
              </w:rPr>
              <w:fldChar w:fldCharType="end"/>
            </w:r>
          </w:hyperlink>
        </w:p>
        <w:p w14:paraId="305457B0" w14:textId="45FF2885" w:rsidR="00C57DD0" w:rsidRDefault="001D3E72">
          <w:pPr>
            <w:pStyle w:val="TOC2"/>
            <w:rPr>
              <w:rFonts w:eastAsiaTheme="minorEastAsia"/>
              <w:noProof/>
              <w:color w:val="auto"/>
              <w:sz w:val="22"/>
              <w:szCs w:val="22"/>
              <w:lang w:eastAsia="en-GB"/>
            </w:rPr>
          </w:pPr>
          <w:hyperlink w:anchor="_Toc62811437" w:history="1">
            <w:r w:rsidR="00C57DD0" w:rsidRPr="009464CD">
              <w:rPr>
                <w:rStyle w:val="Hyperlink"/>
                <w:noProof/>
              </w:rPr>
              <w:t>4.</w:t>
            </w:r>
            <w:r w:rsidR="00C57DD0">
              <w:rPr>
                <w:rFonts w:eastAsiaTheme="minorEastAsia"/>
                <w:noProof/>
                <w:color w:val="auto"/>
                <w:sz w:val="22"/>
                <w:szCs w:val="22"/>
                <w:lang w:eastAsia="en-GB"/>
              </w:rPr>
              <w:tab/>
            </w:r>
            <w:r w:rsidR="00C57DD0" w:rsidRPr="009464CD">
              <w:rPr>
                <w:rStyle w:val="Hyperlink"/>
                <w:noProof/>
              </w:rPr>
              <w:t>Data processing</w:t>
            </w:r>
            <w:r w:rsidR="00C57DD0">
              <w:rPr>
                <w:noProof/>
                <w:webHidden/>
              </w:rPr>
              <w:tab/>
            </w:r>
            <w:r w:rsidR="00C57DD0">
              <w:rPr>
                <w:noProof/>
                <w:webHidden/>
              </w:rPr>
              <w:fldChar w:fldCharType="begin"/>
            </w:r>
            <w:r w:rsidR="00C57DD0">
              <w:rPr>
                <w:noProof/>
                <w:webHidden/>
              </w:rPr>
              <w:instrText xml:space="preserve"> PAGEREF _Toc62811437 \h </w:instrText>
            </w:r>
            <w:r w:rsidR="00C57DD0">
              <w:rPr>
                <w:noProof/>
                <w:webHidden/>
              </w:rPr>
            </w:r>
            <w:r w:rsidR="00C57DD0">
              <w:rPr>
                <w:noProof/>
                <w:webHidden/>
              </w:rPr>
              <w:fldChar w:fldCharType="separate"/>
            </w:r>
            <w:r w:rsidR="002B235A">
              <w:rPr>
                <w:noProof/>
                <w:webHidden/>
              </w:rPr>
              <w:t>7</w:t>
            </w:r>
            <w:r w:rsidR="00C57DD0">
              <w:rPr>
                <w:noProof/>
                <w:webHidden/>
              </w:rPr>
              <w:fldChar w:fldCharType="end"/>
            </w:r>
          </w:hyperlink>
        </w:p>
        <w:p w14:paraId="2EB4D514" w14:textId="001710E4" w:rsidR="00C57DD0" w:rsidRDefault="001D3E72">
          <w:pPr>
            <w:pStyle w:val="TOC2"/>
            <w:rPr>
              <w:rFonts w:eastAsiaTheme="minorEastAsia"/>
              <w:noProof/>
              <w:color w:val="auto"/>
              <w:sz w:val="22"/>
              <w:szCs w:val="22"/>
              <w:lang w:eastAsia="en-GB"/>
            </w:rPr>
          </w:pPr>
          <w:hyperlink w:anchor="_Toc62811438" w:history="1">
            <w:r w:rsidR="00C57DD0" w:rsidRPr="009464CD">
              <w:rPr>
                <w:rStyle w:val="Hyperlink"/>
                <w:noProof/>
              </w:rPr>
              <w:t>5.</w:t>
            </w:r>
            <w:r w:rsidR="00C57DD0">
              <w:rPr>
                <w:rFonts w:eastAsiaTheme="minorEastAsia"/>
                <w:noProof/>
                <w:color w:val="auto"/>
                <w:sz w:val="22"/>
                <w:szCs w:val="22"/>
                <w:lang w:eastAsia="en-GB"/>
              </w:rPr>
              <w:tab/>
            </w:r>
            <w:r w:rsidR="00C57DD0" w:rsidRPr="009464CD">
              <w:rPr>
                <w:rStyle w:val="Hyperlink"/>
                <w:noProof/>
              </w:rPr>
              <w:t>Use of Personal Data</w:t>
            </w:r>
            <w:r w:rsidR="00C57DD0">
              <w:rPr>
                <w:noProof/>
                <w:webHidden/>
              </w:rPr>
              <w:tab/>
            </w:r>
            <w:r w:rsidR="00C57DD0">
              <w:rPr>
                <w:noProof/>
                <w:webHidden/>
              </w:rPr>
              <w:fldChar w:fldCharType="begin"/>
            </w:r>
            <w:r w:rsidR="00C57DD0">
              <w:rPr>
                <w:noProof/>
                <w:webHidden/>
              </w:rPr>
              <w:instrText xml:space="preserve"> PAGEREF _Toc62811438 \h </w:instrText>
            </w:r>
            <w:r w:rsidR="00C57DD0">
              <w:rPr>
                <w:noProof/>
                <w:webHidden/>
              </w:rPr>
            </w:r>
            <w:r w:rsidR="00C57DD0">
              <w:rPr>
                <w:noProof/>
                <w:webHidden/>
              </w:rPr>
              <w:fldChar w:fldCharType="separate"/>
            </w:r>
            <w:r w:rsidR="002B235A">
              <w:rPr>
                <w:noProof/>
                <w:webHidden/>
              </w:rPr>
              <w:t>7</w:t>
            </w:r>
            <w:r w:rsidR="00C57DD0">
              <w:rPr>
                <w:noProof/>
                <w:webHidden/>
              </w:rPr>
              <w:fldChar w:fldCharType="end"/>
            </w:r>
          </w:hyperlink>
        </w:p>
        <w:p w14:paraId="6A5F2772" w14:textId="781BA239" w:rsidR="00C57DD0" w:rsidRDefault="001D3E72">
          <w:pPr>
            <w:pStyle w:val="TOC2"/>
            <w:rPr>
              <w:rFonts w:eastAsiaTheme="minorEastAsia"/>
              <w:noProof/>
              <w:color w:val="auto"/>
              <w:sz w:val="22"/>
              <w:szCs w:val="22"/>
              <w:lang w:eastAsia="en-GB"/>
            </w:rPr>
          </w:pPr>
          <w:hyperlink w:anchor="_Toc62811439" w:history="1">
            <w:r w:rsidR="00C57DD0" w:rsidRPr="009464CD">
              <w:rPr>
                <w:rStyle w:val="Hyperlink"/>
                <w:noProof/>
              </w:rPr>
              <w:t>6.</w:t>
            </w:r>
            <w:r w:rsidR="00C57DD0">
              <w:rPr>
                <w:rFonts w:eastAsiaTheme="minorEastAsia"/>
                <w:noProof/>
                <w:color w:val="auto"/>
                <w:sz w:val="22"/>
                <w:szCs w:val="22"/>
                <w:lang w:eastAsia="en-GB"/>
              </w:rPr>
              <w:tab/>
            </w:r>
            <w:r w:rsidR="00C57DD0" w:rsidRPr="009464CD">
              <w:rPr>
                <w:rStyle w:val="Hyperlink"/>
                <w:noProof/>
              </w:rPr>
              <w:t>Storage and security of Personal data</w:t>
            </w:r>
            <w:r w:rsidR="00C57DD0">
              <w:rPr>
                <w:noProof/>
                <w:webHidden/>
              </w:rPr>
              <w:tab/>
            </w:r>
            <w:r w:rsidR="00C57DD0">
              <w:rPr>
                <w:noProof/>
                <w:webHidden/>
              </w:rPr>
              <w:fldChar w:fldCharType="begin"/>
            </w:r>
            <w:r w:rsidR="00C57DD0">
              <w:rPr>
                <w:noProof/>
                <w:webHidden/>
              </w:rPr>
              <w:instrText xml:space="preserve"> PAGEREF _Toc62811439 \h </w:instrText>
            </w:r>
            <w:r w:rsidR="00C57DD0">
              <w:rPr>
                <w:noProof/>
                <w:webHidden/>
              </w:rPr>
            </w:r>
            <w:r w:rsidR="00C57DD0">
              <w:rPr>
                <w:noProof/>
                <w:webHidden/>
              </w:rPr>
              <w:fldChar w:fldCharType="separate"/>
            </w:r>
            <w:r w:rsidR="002B235A">
              <w:rPr>
                <w:noProof/>
                <w:webHidden/>
              </w:rPr>
              <w:t>8</w:t>
            </w:r>
            <w:r w:rsidR="00C57DD0">
              <w:rPr>
                <w:noProof/>
                <w:webHidden/>
              </w:rPr>
              <w:fldChar w:fldCharType="end"/>
            </w:r>
          </w:hyperlink>
        </w:p>
        <w:p w14:paraId="5F792FAE" w14:textId="35D1B398" w:rsidR="00C57DD0" w:rsidRDefault="001D3E72">
          <w:pPr>
            <w:pStyle w:val="TOC2"/>
            <w:rPr>
              <w:rFonts w:eastAsiaTheme="minorEastAsia"/>
              <w:noProof/>
              <w:color w:val="auto"/>
              <w:sz w:val="22"/>
              <w:szCs w:val="22"/>
              <w:lang w:eastAsia="en-GB"/>
            </w:rPr>
          </w:pPr>
          <w:hyperlink w:anchor="_Toc62811440" w:history="1">
            <w:r w:rsidR="00C57DD0" w:rsidRPr="009464CD">
              <w:rPr>
                <w:rStyle w:val="Hyperlink"/>
                <w:noProof/>
              </w:rPr>
              <w:t>7.</w:t>
            </w:r>
            <w:r w:rsidR="00C57DD0">
              <w:rPr>
                <w:rFonts w:eastAsiaTheme="minorEastAsia"/>
                <w:noProof/>
                <w:color w:val="auto"/>
                <w:sz w:val="22"/>
                <w:szCs w:val="22"/>
                <w:lang w:eastAsia="en-GB"/>
              </w:rPr>
              <w:tab/>
            </w:r>
            <w:r w:rsidR="00C57DD0" w:rsidRPr="009464CD">
              <w:rPr>
                <w:rStyle w:val="Hyperlink"/>
                <w:noProof/>
              </w:rPr>
              <w:t>Disclosure of Personal data to third parties</w:t>
            </w:r>
            <w:r w:rsidR="00C57DD0">
              <w:rPr>
                <w:noProof/>
                <w:webHidden/>
              </w:rPr>
              <w:tab/>
            </w:r>
            <w:r w:rsidR="00C57DD0">
              <w:rPr>
                <w:noProof/>
                <w:webHidden/>
              </w:rPr>
              <w:fldChar w:fldCharType="begin"/>
            </w:r>
            <w:r w:rsidR="00C57DD0">
              <w:rPr>
                <w:noProof/>
                <w:webHidden/>
              </w:rPr>
              <w:instrText xml:space="preserve"> PAGEREF _Toc62811440 \h </w:instrText>
            </w:r>
            <w:r w:rsidR="00C57DD0">
              <w:rPr>
                <w:noProof/>
                <w:webHidden/>
              </w:rPr>
            </w:r>
            <w:r w:rsidR="00C57DD0">
              <w:rPr>
                <w:noProof/>
                <w:webHidden/>
              </w:rPr>
              <w:fldChar w:fldCharType="separate"/>
            </w:r>
            <w:r w:rsidR="002B235A">
              <w:rPr>
                <w:noProof/>
                <w:webHidden/>
              </w:rPr>
              <w:t>8</w:t>
            </w:r>
            <w:r w:rsidR="00C57DD0">
              <w:rPr>
                <w:noProof/>
                <w:webHidden/>
              </w:rPr>
              <w:fldChar w:fldCharType="end"/>
            </w:r>
          </w:hyperlink>
        </w:p>
        <w:p w14:paraId="47271C4C" w14:textId="5D7FDDFA" w:rsidR="00C57DD0" w:rsidRDefault="001D3E72">
          <w:pPr>
            <w:pStyle w:val="TOC2"/>
            <w:rPr>
              <w:rFonts w:eastAsiaTheme="minorEastAsia"/>
              <w:noProof/>
              <w:color w:val="auto"/>
              <w:sz w:val="22"/>
              <w:szCs w:val="22"/>
              <w:lang w:eastAsia="en-GB"/>
            </w:rPr>
          </w:pPr>
          <w:hyperlink w:anchor="_Toc62811441" w:history="1">
            <w:r w:rsidR="00C57DD0" w:rsidRPr="009464CD">
              <w:rPr>
                <w:rStyle w:val="Hyperlink"/>
                <w:noProof/>
              </w:rPr>
              <w:t>8.</w:t>
            </w:r>
            <w:r w:rsidR="00C57DD0">
              <w:rPr>
                <w:rFonts w:eastAsiaTheme="minorEastAsia"/>
                <w:noProof/>
                <w:color w:val="auto"/>
                <w:sz w:val="22"/>
                <w:szCs w:val="22"/>
                <w:lang w:eastAsia="en-GB"/>
              </w:rPr>
              <w:tab/>
            </w:r>
            <w:r w:rsidR="00C57DD0" w:rsidRPr="009464CD">
              <w:rPr>
                <w:rStyle w:val="Hyperlink"/>
                <w:noProof/>
              </w:rPr>
              <w:t>Confidentiality and pupil concerns</w:t>
            </w:r>
            <w:r w:rsidR="00C57DD0">
              <w:rPr>
                <w:noProof/>
                <w:webHidden/>
              </w:rPr>
              <w:tab/>
            </w:r>
            <w:r w:rsidR="00C57DD0">
              <w:rPr>
                <w:noProof/>
                <w:webHidden/>
              </w:rPr>
              <w:fldChar w:fldCharType="begin"/>
            </w:r>
            <w:r w:rsidR="00C57DD0">
              <w:rPr>
                <w:noProof/>
                <w:webHidden/>
              </w:rPr>
              <w:instrText xml:space="preserve"> PAGEREF _Toc62811441 \h </w:instrText>
            </w:r>
            <w:r w:rsidR="00C57DD0">
              <w:rPr>
                <w:noProof/>
                <w:webHidden/>
              </w:rPr>
            </w:r>
            <w:r w:rsidR="00C57DD0">
              <w:rPr>
                <w:noProof/>
                <w:webHidden/>
              </w:rPr>
              <w:fldChar w:fldCharType="separate"/>
            </w:r>
            <w:r w:rsidR="002B235A">
              <w:rPr>
                <w:noProof/>
                <w:webHidden/>
              </w:rPr>
              <w:t>8</w:t>
            </w:r>
            <w:r w:rsidR="00C57DD0">
              <w:rPr>
                <w:noProof/>
                <w:webHidden/>
              </w:rPr>
              <w:fldChar w:fldCharType="end"/>
            </w:r>
          </w:hyperlink>
        </w:p>
        <w:p w14:paraId="427573A4" w14:textId="2A52F21B" w:rsidR="00C57DD0" w:rsidRDefault="001D3E72">
          <w:pPr>
            <w:pStyle w:val="TOC2"/>
            <w:rPr>
              <w:rFonts w:eastAsiaTheme="minorEastAsia"/>
              <w:noProof/>
              <w:color w:val="auto"/>
              <w:sz w:val="22"/>
              <w:szCs w:val="22"/>
              <w:lang w:eastAsia="en-GB"/>
            </w:rPr>
          </w:pPr>
          <w:hyperlink w:anchor="_Toc62811442" w:history="1">
            <w:r w:rsidR="00C57DD0" w:rsidRPr="009464CD">
              <w:rPr>
                <w:rStyle w:val="Hyperlink"/>
                <w:noProof/>
              </w:rPr>
              <w:t>9.</w:t>
            </w:r>
            <w:r w:rsidR="00C57DD0">
              <w:rPr>
                <w:rFonts w:eastAsiaTheme="minorEastAsia"/>
                <w:noProof/>
                <w:color w:val="auto"/>
                <w:sz w:val="22"/>
                <w:szCs w:val="22"/>
                <w:lang w:eastAsia="en-GB"/>
              </w:rPr>
              <w:tab/>
            </w:r>
            <w:r w:rsidR="00C57DD0" w:rsidRPr="009464CD">
              <w:rPr>
                <w:rStyle w:val="Hyperlink"/>
                <w:noProof/>
              </w:rPr>
              <w:t>Right to Access</w:t>
            </w:r>
            <w:r w:rsidR="00C57DD0">
              <w:rPr>
                <w:noProof/>
                <w:webHidden/>
              </w:rPr>
              <w:tab/>
            </w:r>
            <w:r w:rsidR="00C57DD0">
              <w:rPr>
                <w:noProof/>
                <w:webHidden/>
              </w:rPr>
              <w:fldChar w:fldCharType="begin"/>
            </w:r>
            <w:r w:rsidR="00C57DD0">
              <w:rPr>
                <w:noProof/>
                <w:webHidden/>
              </w:rPr>
              <w:instrText xml:space="preserve"> PAGEREF _Toc62811442 \h </w:instrText>
            </w:r>
            <w:r w:rsidR="00C57DD0">
              <w:rPr>
                <w:noProof/>
                <w:webHidden/>
              </w:rPr>
            </w:r>
            <w:r w:rsidR="00C57DD0">
              <w:rPr>
                <w:noProof/>
                <w:webHidden/>
              </w:rPr>
              <w:fldChar w:fldCharType="separate"/>
            </w:r>
            <w:r w:rsidR="002B235A">
              <w:rPr>
                <w:noProof/>
                <w:webHidden/>
              </w:rPr>
              <w:t>9</w:t>
            </w:r>
            <w:r w:rsidR="00C57DD0">
              <w:rPr>
                <w:noProof/>
                <w:webHidden/>
              </w:rPr>
              <w:fldChar w:fldCharType="end"/>
            </w:r>
          </w:hyperlink>
        </w:p>
        <w:p w14:paraId="2EE220DD" w14:textId="76E3128D" w:rsidR="00C57DD0" w:rsidRDefault="001D3E72">
          <w:pPr>
            <w:pStyle w:val="TOC2"/>
            <w:rPr>
              <w:rFonts w:eastAsiaTheme="minorEastAsia"/>
              <w:noProof/>
              <w:color w:val="auto"/>
              <w:sz w:val="22"/>
              <w:szCs w:val="22"/>
              <w:lang w:eastAsia="en-GB"/>
            </w:rPr>
          </w:pPr>
          <w:hyperlink w:anchor="_Toc62811443" w:history="1">
            <w:r w:rsidR="00C57DD0" w:rsidRPr="009464CD">
              <w:rPr>
                <w:rStyle w:val="Hyperlink"/>
                <w:noProof/>
              </w:rPr>
              <w:t>10.</w:t>
            </w:r>
            <w:r w:rsidR="00C57DD0">
              <w:rPr>
                <w:rFonts w:eastAsiaTheme="minorEastAsia"/>
                <w:noProof/>
                <w:color w:val="auto"/>
                <w:sz w:val="22"/>
                <w:szCs w:val="22"/>
                <w:lang w:eastAsia="en-GB"/>
              </w:rPr>
              <w:tab/>
            </w:r>
            <w:r w:rsidR="00C57DD0" w:rsidRPr="009464CD">
              <w:rPr>
                <w:rStyle w:val="Hyperlink"/>
                <w:noProof/>
              </w:rPr>
              <w:t>Other rights of individuals under the GDPR</w:t>
            </w:r>
            <w:r w:rsidR="00C57DD0">
              <w:rPr>
                <w:noProof/>
                <w:webHidden/>
              </w:rPr>
              <w:tab/>
            </w:r>
            <w:r w:rsidR="00C57DD0">
              <w:rPr>
                <w:noProof/>
                <w:webHidden/>
              </w:rPr>
              <w:fldChar w:fldCharType="begin"/>
            </w:r>
            <w:r w:rsidR="00C57DD0">
              <w:rPr>
                <w:noProof/>
                <w:webHidden/>
              </w:rPr>
              <w:instrText xml:space="preserve"> PAGEREF _Toc62811443 \h </w:instrText>
            </w:r>
            <w:r w:rsidR="00C57DD0">
              <w:rPr>
                <w:noProof/>
                <w:webHidden/>
              </w:rPr>
            </w:r>
            <w:r w:rsidR="00C57DD0">
              <w:rPr>
                <w:noProof/>
                <w:webHidden/>
              </w:rPr>
              <w:fldChar w:fldCharType="separate"/>
            </w:r>
            <w:r w:rsidR="002B235A">
              <w:rPr>
                <w:noProof/>
                <w:webHidden/>
              </w:rPr>
              <w:t>9</w:t>
            </w:r>
            <w:r w:rsidR="00C57DD0">
              <w:rPr>
                <w:noProof/>
                <w:webHidden/>
              </w:rPr>
              <w:fldChar w:fldCharType="end"/>
            </w:r>
          </w:hyperlink>
        </w:p>
        <w:p w14:paraId="3413804C" w14:textId="7386148D" w:rsidR="00C57DD0" w:rsidRDefault="001D3E72">
          <w:pPr>
            <w:pStyle w:val="TOC2"/>
            <w:rPr>
              <w:rFonts w:eastAsiaTheme="minorEastAsia"/>
              <w:noProof/>
              <w:color w:val="auto"/>
              <w:sz w:val="22"/>
              <w:szCs w:val="22"/>
              <w:lang w:eastAsia="en-GB"/>
            </w:rPr>
          </w:pPr>
          <w:hyperlink w:anchor="_Toc62811444" w:history="1">
            <w:r w:rsidR="00C57DD0" w:rsidRPr="009464CD">
              <w:rPr>
                <w:rStyle w:val="Hyperlink"/>
                <w:noProof/>
              </w:rPr>
              <w:t>11.</w:t>
            </w:r>
            <w:r w:rsidR="00C57DD0">
              <w:rPr>
                <w:rFonts w:eastAsiaTheme="minorEastAsia"/>
                <w:noProof/>
                <w:color w:val="auto"/>
                <w:sz w:val="22"/>
                <w:szCs w:val="22"/>
                <w:lang w:eastAsia="en-GB"/>
              </w:rPr>
              <w:tab/>
            </w:r>
            <w:r w:rsidR="00C57DD0" w:rsidRPr="009464CD">
              <w:rPr>
                <w:rStyle w:val="Hyperlink"/>
                <w:noProof/>
              </w:rPr>
              <w:t>Breach of any requirement of the GDPR</w:t>
            </w:r>
            <w:r w:rsidR="00C57DD0">
              <w:rPr>
                <w:noProof/>
                <w:webHidden/>
              </w:rPr>
              <w:tab/>
            </w:r>
            <w:r w:rsidR="00C57DD0">
              <w:rPr>
                <w:noProof/>
                <w:webHidden/>
              </w:rPr>
              <w:fldChar w:fldCharType="begin"/>
            </w:r>
            <w:r w:rsidR="00C57DD0">
              <w:rPr>
                <w:noProof/>
                <w:webHidden/>
              </w:rPr>
              <w:instrText xml:space="preserve"> PAGEREF _Toc62811444 \h </w:instrText>
            </w:r>
            <w:r w:rsidR="00C57DD0">
              <w:rPr>
                <w:noProof/>
                <w:webHidden/>
              </w:rPr>
            </w:r>
            <w:r w:rsidR="00C57DD0">
              <w:rPr>
                <w:noProof/>
                <w:webHidden/>
              </w:rPr>
              <w:fldChar w:fldCharType="separate"/>
            </w:r>
            <w:r w:rsidR="002B235A">
              <w:rPr>
                <w:noProof/>
                <w:webHidden/>
              </w:rPr>
              <w:t>9</w:t>
            </w:r>
            <w:r w:rsidR="00C57DD0">
              <w:rPr>
                <w:noProof/>
                <w:webHidden/>
              </w:rPr>
              <w:fldChar w:fldCharType="end"/>
            </w:r>
          </w:hyperlink>
        </w:p>
        <w:p w14:paraId="6B2DBE6C" w14:textId="2042B6E6" w:rsidR="00C57DD0" w:rsidRDefault="001D3E72">
          <w:pPr>
            <w:pStyle w:val="TOC2"/>
            <w:rPr>
              <w:rFonts w:eastAsiaTheme="minorEastAsia"/>
              <w:noProof/>
              <w:color w:val="auto"/>
              <w:sz w:val="22"/>
              <w:szCs w:val="22"/>
              <w:lang w:eastAsia="en-GB"/>
            </w:rPr>
          </w:pPr>
          <w:hyperlink w:anchor="_Toc62811445" w:history="1">
            <w:r w:rsidR="00C57DD0" w:rsidRPr="009464CD">
              <w:rPr>
                <w:rStyle w:val="Hyperlink"/>
                <w:noProof/>
              </w:rPr>
              <w:t>12.</w:t>
            </w:r>
            <w:r w:rsidR="00C57DD0">
              <w:rPr>
                <w:rFonts w:eastAsiaTheme="minorEastAsia"/>
                <w:noProof/>
                <w:color w:val="auto"/>
                <w:sz w:val="22"/>
                <w:szCs w:val="22"/>
                <w:lang w:eastAsia="en-GB"/>
              </w:rPr>
              <w:tab/>
            </w:r>
            <w:r w:rsidR="00C57DD0" w:rsidRPr="009464CD">
              <w:rPr>
                <w:rStyle w:val="Hyperlink"/>
                <w:noProof/>
              </w:rPr>
              <w:t>Compliance with the Freedom of Information Act (FOI)</w:t>
            </w:r>
            <w:r w:rsidR="00C57DD0">
              <w:rPr>
                <w:noProof/>
                <w:webHidden/>
              </w:rPr>
              <w:tab/>
            </w:r>
            <w:r w:rsidR="00C57DD0">
              <w:rPr>
                <w:noProof/>
                <w:webHidden/>
              </w:rPr>
              <w:fldChar w:fldCharType="begin"/>
            </w:r>
            <w:r w:rsidR="00C57DD0">
              <w:rPr>
                <w:noProof/>
                <w:webHidden/>
              </w:rPr>
              <w:instrText xml:space="preserve"> PAGEREF _Toc62811445 \h </w:instrText>
            </w:r>
            <w:r w:rsidR="00C57DD0">
              <w:rPr>
                <w:noProof/>
                <w:webHidden/>
              </w:rPr>
            </w:r>
            <w:r w:rsidR="00C57DD0">
              <w:rPr>
                <w:noProof/>
                <w:webHidden/>
              </w:rPr>
              <w:fldChar w:fldCharType="separate"/>
            </w:r>
            <w:r w:rsidR="002B235A">
              <w:rPr>
                <w:noProof/>
                <w:webHidden/>
              </w:rPr>
              <w:t>9</w:t>
            </w:r>
            <w:r w:rsidR="00C57DD0">
              <w:rPr>
                <w:noProof/>
                <w:webHidden/>
              </w:rPr>
              <w:fldChar w:fldCharType="end"/>
            </w:r>
          </w:hyperlink>
        </w:p>
        <w:p w14:paraId="54EF14C4" w14:textId="59EFCDF9" w:rsidR="00C57DD0" w:rsidRDefault="001D3E72">
          <w:pPr>
            <w:pStyle w:val="TOC2"/>
            <w:rPr>
              <w:rFonts w:eastAsiaTheme="minorEastAsia"/>
              <w:noProof/>
              <w:color w:val="auto"/>
              <w:sz w:val="22"/>
              <w:szCs w:val="22"/>
              <w:lang w:eastAsia="en-GB"/>
            </w:rPr>
          </w:pPr>
          <w:hyperlink w:anchor="_Toc62811446" w:history="1">
            <w:r w:rsidR="00C57DD0" w:rsidRPr="009464CD">
              <w:rPr>
                <w:rStyle w:val="Hyperlink"/>
                <w:noProof/>
              </w:rPr>
              <w:t>Appendix A – Contact Information</w:t>
            </w:r>
            <w:r w:rsidR="00C57DD0">
              <w:rPr>
                <w:noProof/>
                <w:webHidden/>
              </w:rPr>
              <w:tab/>
            </w:r>
            <w:r w:rsidR="00C57DD0">
              <w:rPr>
                <w:noProof/>
                <w:webHidden/>
              </w:rPr>
              <w:fldChar w:fldCharType="begin"/>
            </w:r>
            <w:r w:rsidR="00C57DD0">
              <w:rPr>
                <w:noProof/>
                <w:webHidden/>
              </w:rPr>
              <w:instrText xml:space="preserve"> PAGEREF _Toc62811446 \h </w:instrText>
            </w:r>
            <w:r w:rsidR="00C57DD0">
              <w:rPr>
                <w:noProof/>
                <w:webHidden/>
              </w:rPr>
            </w:r>
            <w:r w:rsidR="00C57DD0">
              <w:rPr>
                <w:noProof/>
                <w:webHidden/>
              </w:rPr>
              <w:fldChar w:fldCharType="separate"/>
            </w:r>
            <w:r w:rsidR="002B235A">
              <w:rPr>
                <w:noProof/>
                <w:webHidden/>
              </w:rPr>
              <w:t>11</w:t>
            </w:r>
            <w:r w:rsidR="00C57DD0">
              <w:rPr>
                <w:noProof/>
                <w:webHidden/>
              </w:rPr>
              <w:fldChar w:fldCharType="end"/>
            </w:r>
          </w:hyperlink>
        </w:p>
        <w:p w14:paraId="72FC93D1" w14:textId="0CDD41DE" w:rsidR="00C57DD0" w:rsidRDefault="001D3E72">
          <w:pPr>
            <w:pStyle w:val="TOC2"/>
            <w:rPr>
              <w:rFonts w:eastAsiaTheme="minorEastAsia"/>
              <w:noProof/>
              <w:color w:val="auto"/>
              <w:sz w:val="22"/>
              <w:szCs w:val="22"/>
              <w:lang w:eastAsia="en-GB"/>
            </w:rPr>
          </w:pPr>
          <w:hyperlink w:anchor="_Toc62811447" w:history="1">
            <w:r w:rsidR="00C57DD0" w:rsidRPr="009464CD">
              <w:rPr>
                <w:rStyle w:val="Hyperlink"/>
                <w:noProof/>
              </w:rPr>
              <w:t>Appendix B – Data Retention Schedule</w:t>
            </w:r>
            <w:r w:rsidR="00C57DD0">
              <w:rPr>
                <w:noProof/>
                <w:webHidden/>
              </w:rPr>
              <w:tab/>
            </w:r>
            <w:r w:rsidR="00C57DD0">
              <w:rPr>
                <w:noProof/>
                <w:webHidden/>
              </w:rPr>
              <w:fldChar w:fldCharType="begin"/>
            </w:r>
            <w:r w:rsidR="00C57DD0">
              <w:rPr>
                <w:noProof/>
                <w:webHidden/>
              </w:rPr>
              <w:instrText xml:space="preserve"> PAGEREF _Toc62811447 \h </w:instrText>
            </w:r>
            <w:r w:rsidR="00C57DD0">
              <w:rPr>
                <w:noProof/>
                <w:webHidden/>
              </w:rPr>
            </w:r>
            <w:r w:rsidR="00C57DD0">
              <w:rPr>
                <w:noProof/>
                <w:webHidden/>
              </w:rPr>
              <w:fldChar w:fldCharType="separate"/>
            </w:r>
            <w:r w:rsidR="002B235A">
              <w:rPr>
                <w:noProof/>
                <w:webHidden/>
              </w:rPr>
              <w:t>12</w:t>
            </w:r>
            <w:r w:rsidR="00C57DD0">
              <w:rPr>
                <w:noProof/>
                <w:webHidden/>
              </w:rPr>
              <w:fldChar w:fldCharType="end"/>
            </w:r>
          </w:hyperlink>
        </w:p>
        <w:p w14:paraId="26EFAD37" w14:textId="5EBFB95A" w:rsidR="000B4EA8" w:rsidRDefault="000B4EA8" w:rsidP="00C214B8">
          <w:r>
            <w:rPr>
              <w:b/>
              <w:bCs/>
              <w:noProof/>
            </w:rPr>
            <w:fldChar w:fldCharType="end"/>
          </w:r>
        </w:p>
      </w:sdtContent>
    </w:sdt>
    <w:p w14:paraId="3623BD26" w14:textId="57A7F023" w:rsidR="000360DA" w:rsidRPr="000B4EA8" w:rsidRDefault="000360DA" w:rsidP="00C214B8">
      <w:pPr>
        <w:rPr>
          <w:rFonts w:eastAsia="Lucida Console" w:cs="Lucida Console"/>
        </w:rPr>
      </w:pPr>
      <w:r w:rsidRPr="000B4EA8">
        <w:rPr>
          <w:rFonts w:eastAsia="Lucida Console" w:cs="Lucida Console"/>
        </w:rPr>
        <w:tab/>
      </w:r>
    </w:p>
    <w:p w14:paraId="3623BD27" w14:textId="77777777" w:rsidR="00FE097D" w:rsidRDefault="00FE097D" w:rsidP="00C214B8">
      <w:pPr>
        <w:rPr>
          <w:rFonts w:eastAsia="Lucida Console" w:cs="Lucida Console"/>
        </w:rPr>
      </w:pPr>
    </w:p>
    <w:p w14:paraId="5D111160" w14:textId="77777777" w:rsidR="004B5901" w:rsidRDefault="00FE097D" w:rsidP="00C214B8">
      <w:pPr>
        <w:pStyle w:val="Heading2"/>
        <w:rPr>
          <w:rFonts w:eastAsia="Lucida Console" w:cs="Lucida Console"/>
        </w:rPr>
      </w:pPr>
      <w:r>
        <w:rPr>
          <w:rFonts w:eastAsia="Lucida Console" w:cs="Lucida Console"/>
        </w:rPr>
        <w:br w:type="page"/>
      </w:r>
    </w:p>
    <w:p w14:paraId="3623BD35" w14:textId="77777777" w:rsidR="006702C1" w:rsidRDefault="006702C1" w:rsidP="00C214B8">
      <w:pPr>
        <w:spacing w:line="276" w:lineRule="auto"/>
      </w:pPr>
    </w:p>
    <w:p w14:paraId="16DF1F8C" w14:textId="6FD302D1" w:rsidR="00CC14C2" w:rsidRDefault="00CC14C2" w:rsidP="00C214B8">
      <w:pPr>
        <w:pStyle w:val="Heading2"/>
        <w:numPr>
          <w:ilvl w:val="0"/>
          <w:numId w:val="15"/>
        </w:numPr>
        <w:tabs>
          <w:tab w:val="center" w:pos="438"/>
          <w:tab w:val="center" w:pos="1439"/>
        </w:tabs>
      </w:pPr>
      <w:bookmarkStart w:id="6" w:name="_Toc62811434"/>
      <w:r>
        <w:t>Introduction</w:t>
      </w:r>
      <w:bookmarkEnd w:id="6"/>
      <w:r>
        <w:t xml:space="preserve"> </w:t>
      </w:r>
    </w:p>
    <w:p w14:paraId="2B67670B" w14:textId="77777777" w:rsidR="000D3266" w:rsidRDefault="00A80CC9" w:rsidP="00C214B8">
      <w:pPr>
        <w:pStyle w:val="ListParagraph"/>
        <w:numPr>
          <w:ilvl w:val="1"/>
          <w:numId w:val="14"/>
        </w:numPr>
        <w:ind w:right="176" w:hanging="448"/>
        <w:contextualSpacing w:val="0"/>
      </w:pPr>
      <w:r>
        <w:t>This policy is intended to ensure that personal information</w:t>
      </w:r>
      <w:r w:rsidR="001F3F16">
        <w:t xml:space="preserve">, whether </w:t>
      </w:r>
      <w:r w:rsidR="001954FA">
        <w:t>held in digital or paper format,</w:t>
      </w:r>
      <w:r>
        <w:t xml:space="preserve"> is dealt with securely and in accordance with the General Data Protection Regulation (GDPR) and other legislation.</w:t>
      </w:r>
      <w:r w:rsidR="00E34C72">
        <w:t xml:space="preserve"> </w:t>
      </w:r>
      <w:r w:rsidR="007D2786">
        <w:t>BMAT</w:t>
      </w:r>
      <w:r w:rsidR="00CC14C2">
        <w:t xml:space="preserve"> </w:t>
      </w:r>
      <w:r w:rsidR="00BA0919">
        <w:t xml:space="preserve">and its schools </w:t>
      </w:r>
      <w:r w:rsidR="007D2786">
        <w:t xml:space="preserve">routinely </w:t>
      </w:r>
      <w:r w:rsidR="00CC14C2">
        <w:t>collect and use certain types of personal information about staff, pupils, parents</w:t>
      </w:r>
      <w:r w:rsidR="007D2786">
        <w:t>, stakeholders</w:t>
      </w:r>
      <w:r w:rsidR="00CC14C2">
        <w:t xml:space="preserve"> and other individuals. </w:t>
      </w:r>
      <w:r w:rsidR="00BA0919">
        <w:t>The purpose of collecting the data is either t</w:t>
      </w:r>
      <w:r w:rsidR="00CC14C2">
        <w:t>o comply with statutory obligations</w:t>
      </w:r>
      <w:r w:rsidR="002833C6">
        <w:t>,</w:t>
      </w:r>
      <w:r w:rsidR="00CC14C2">
        <w:t xml:space="preserve"> </w:t>
      </w:r>
      <w:r w:rsidR="001E63B9">
        <w:t xml:space="preserve">or to </w:t>
      </w:r>
      <w:r w:rsidR="002833C6">
        <w:t xml:space="preserve">support and </w:t>
      </w:r>
      <w:r w:rsidR="001E63B9">
        <w:t>conduct the business of education</w:t>
      </w:r>
      <w:r w:rsidR="00D16AF4">
        <w:t>, school</w:t>
      </w:r>
      <w:r w:rsidR="001E63B9">
        <w:t xml:space="preserve"> and </w:t>
      </w:r>
      <w:r w:rsidR="002833C6">
        <w:t xml:space="preserve">multi-academy trust </w:t>
      </w:r>
      <w:r w:rsidR="001E63B9">
        <w:t>management</w:t>
      </w:r>
      <w:r w:rsidR="002833C6">
        <w:t>.</w:t>
      </w:r>
      <w:r w:rsidR="001E63B9">
        <w:t xml:space="preserve"> </w:t>
      </w:r>
    </w:p>
    <w:p w14:paraId="47EC4AE5" w14:textId="65488D73" w:rsidR="00CC14C2" w:rsidRDefault="00CC14C2" w:rsidP="00C214B8">
      <w:pPr>
        <w:pStyle w:val="ListParagraph"/>
        <w:numPr>
          <w:ilvl w:val="1"/>
          <w:numId w:val="14"/>
        </w:numPr>
        <w:ind w:right="176" w:hanging="448"/>
        <w:contextualSpacing w:val="0"/>
      </w:pPr>
      <w:r>
        <w:t xml:space="preserve">This policy will be updated as necessary to reflect best practice, or amendments made to data protection legislation, and shall be reviewed every 3 years.  </w:t>
      </w:r>
    </w:p>
    <w:p w14:paraId="4F021BCA" w14:textId="77777777" w:rsidR="00CC14C2" w:rsidRDefault="00CC14C2" w:rsidP="00C214B8">
      <w:pPr>
        <w:spacing w:after="11" w:line="259" w:lineRule="auto"/>
        <w:ind w:left="826"/>
      </w:pPr>
      <w:r>
        <w:t xml:space="preserve"> </w:t>
      </w:r>
    </w:p>
    <w:p w14:paraId="1EF1041A" w14:textId="1501ED33" w:rsidR="00CC14C2" w:rsidRDefault="00CC14C2" w:rsidP="00C214B8">
      <w:pPr>
        <w:pStyle w:val="Heading2"/>
        <w:numPr>
          <w:ilvl w:val="0"/>
          <w:numId w:val="15"/>
        </w:numPr>
        <w:tabs>
          <w:tab w:val="center" w:pos="438"/>
          <w:tab w:val="center" w:pos="1439"/>
        </w:tabs>
      </w:pPr>
      <w:bookmarkStart w:id="7" w:name="_Toc62811435"/>
      <w:r>
        <w:t>Roles and responsibilities</w:t>
      </w:r>
      <w:bookmarkEnd w:id="7"/>
      <w:r>
        <w:t xml:space="preserve"> </w:t>
      </w:r>
    </w:p>
    <w:p w14:paraId="1F372C9E" w14:textId="1B6F710C" w:rsidR="00CC14C2" w:rsidRDefault="00CC14C2" w:rsidP="00C214B8">
      <w:pPr>
        <w:ind w:left="708" w:right="176" w:hanging="432"/>
      </w:pPr>
      <w:r>
        <w:t>2.1.</w:t>
      </w:r>
      <w:r>
        <w:rPr>
          <w:rFonts w:ascii="Arial" w:eastAsia="Arial" w:hAnsi="Arial" w:cs="Arial"/>
        </w:rPr>
        <w:t xml:space="preserve"> </w:t>
      </w:r>
      <w:r w:rsidR="009E1DFA">
        <w:rPr>
          <w:rFonts w:ascii="Arial" w:eastAsia="Arial" w:hAnsi="Arial" w:cs="Arial"/>
        </w:rPr>
        <w:t xml:space="preserve"> </w:t>
      </w:r>
      <w:r w:rsidR="009E1DFA">
        <w:t>BMAT</w:t>
      </w:r>
      <w:r>
        <w:t xml:space="preserve"> is </w:t>
      </w:r>
      <w:r w:rsidR="00BE3FFE">
        <w:t xml:space="preserve">registered with the ICO as a </w:t>
      </w:r>
      <w:r>
        <w:t xml:space="preserve">data controller. The </w:t>
      </w:r>
      <w:r w:rsidR="00BE3FFE">
        <w:t xml:space="preserve">Board </w:t>
      </w:r>
      <w:r>
        <w:t xml:space="preserve">is accountable for ensuring that </w:t>
      </w:r>
      <w:r w:rsidR="00BE3FFE">
        <w:t>BMAT</w:t>
      </w:r>
      <w:r>
        <w:t xml:space="preserve"> complies with data protection</w:t>
      </w:r>
      <w:r w:rsidR="00EE7026">
        <w:t xml:space="preserve"> legislation</w:t>
      </w:r>
      <w:r>
        <w:t xml:space="preserve">. </w:t>
      </w:r>
      <w:r w:rsidR="004A2B66">
        <w:t xml:space="preserve">The management of </w:t>
      </w:r>
      <w:proofErr w:type="gramStart"/>
      <w:r w:rsidR="004A2B66">
        <w:t>da</w:t>
      </w:r>
      <w:r w:rsidR="00CD6A8F">
        <w:t>y to day</w:t>
      </w:r>
      <w:proofErr w:type="gramEnd"/>
      <w:r w:rsidR="004A2B66">
        <w:t xml:space="preserve"> o</w:t>
      </w:r>
      <w:r w:rsidR="00EC647E">
        <w:t xml:space="preserve">perational </w:t>
      </w:r>
      <w:r w:rsidR="004A2B66">
        <w:t>responsibilit</w:t>
      </w:r>
      <w:r w:rsidR="00275BA5">
        <w:t>ies</w:t>
      </w:r>
      <w:r w:rsidR="00EC647E">
        <w:t xml:space="preserve"> for</w:t>
      </w:r>
      <w:r w:rsidR="00EE7026">
        <w:t xml:space="preserve"> d</w:t>
      </w:r>
      <w:r>
        <w:t xml:space="preserve">ata protection </w:t>
      </w:r>
      <w:r w:rsidR="00275BA5">
        <w:t xml:space="preserve">is led by </w:t>
      </w:r>
      <w:r w:rsidR="00EC647E">
        <w:t>BMAT’s Executive Team</w:t>
      </w:r>
      <w:r>
        <w:t xml:space="preserve">. </w:t>
      </w:r>
      <w:r>
        <w:rPr>
          <w:b/>
        </w:rPr>
        <w:t xml:space="preserve"> </w:t>
      </w:r>
    </w:p>
    <w:p w14:paraId="22B774B4" w14:textId="00FF7824" w:rsidR="00CC14C2" w:rsidRDefault="00CC14C2" w:rsidP="00C214B8">
      <w:pPr>
        <w:ind w:left="708" w:right="176" w:hanging="432"/>
      </w:pPr>
      <w:r>
        <w:t>2.2.</w:t>
      </w:r>
      <w:r>
        <w:rPr>
          <w:rFonts w:ascii="Arial" w:eastAsia="Arial" w:hAnsi="Arial" w:cs="Arial"/>
        </w:rPr>
        <w:t xml:space="preserve"> </w:t>
      </w:r>
      <w:r w:rsidR="00CD6A8F">
        <w:rPr>
          <w:rFonts w:ascii="Arial" w:eastAsia="Arial" w:hAnsi="Arial" w:cs="Arial"/>
        </w:rPr>
        <w:t xml:space="preserve"> </w:t>
      </w:r>
      <w:r w:rsidR="00275BA5">
        <w:rPr>
          <w:rFonts w:ascii="Arial" w:eastAsia="Arial" w:hAnsi="Arial" w:cs="Arial"/>
        </w:rPr>
        <w:t>BMAT has an external Data Protection Officer</w:t>
      </w:r>
      <w:r w:rsidR="00E24AEC">
        <w:rPr>
          <w:rFonts w:ascii="Arial" w:eastAsia="Arial" w:hAnsi="Arial" w:cs="Arial"/>
        </w:rPr>
        <w:t xml:space="preserve"> (the “DPO”). The name and contact details for the DPO are set out in Appendix </w:t>
      </w:r>
      <w:r w:rsidR="0026604D">
        <w:rPr>
          <w:rFonts w:ascii="Arial" w:eastAsia="Arial" w:hAnsi="Arial" w:cs="Arial"/>
        </w:rPr>
        <w:t>A</w:t>
      </w:r>
      <w:r w:rsidR="00E24AEC">
        <w:rPr>
          <w:rFonts w:ascii="Arial" w:eastAsia="Arial" w:hAnsi="Arial" w:cs="Arial"/>
        </w:rPr>
        <w:t xml:space="preserve">. </w:t>
      </w:r>
      <w:r w:rsidR="009122A8">
        <w:rPr>
          <w:rFonts w:ascii="Arial" w:eastAsia="Arial" w:hAnsi="Arial" w:cs="Arial"/>
        </w:rPr>
        <w:t xml:space="preserve">The DPO is responsible for </w:t>
      </w:r>
      <w:r w:rsidR="00593117">
        <w:rPr>
          <w:rFonts w:ascii="Arial" w:eastAsia="Arial" w:hAnsi="Arial" w:cs="Arial"/>
        </w:rPr>
        <w:t xml:space="preserve">supporting BMAT to </w:t>
      </w:r>
      <w:r w:rsidR="00593117" w:rsidRPr="00593117">
        <w:rPr>
          <w:rFonts w:ascii="Arial" w:eastAsia="Arial" w:hAnsi="Arial" w:cs="Arial"/>
        </w:rPr>
        <w:t xml:space="preserve">monitor internal compliance, inform and advise on data protection obligations, provide advice regarding Data Protection Impact Assessments (DPIAs) and act as a contact point for data subjects and the </w:t>
      </w:r>
      <w:r w:rsidR="004926D5">
        <w:rPr>
          <w:rFonts w:ascii="Arial" w:eastAsia="Arial" w:hAnsi="Arial" w:cs="Arial"/>
        </w:rPr>
        <w:t>ICO</w:t>
      </w:r>
      <w:r w:rsidR="00593117">
        <w:rPr>
          <w:rFonts w:ascii="Arial" w:eastAsia="Arial" w:hAnsi="Arial" w:cs="Arial"/>
        </w:rPr>
        <w:t>.</w:t>
      </w:r>
    </w:p>
    <w:p w14:paraId="4B8C2A1E" w14:textId="0A409877" w:rsidR="00CE34D7" w:rsidRDefault="00CC14C2" w:rsidP="00CE34D7">
      <w:pPr>
        <w:spacing w:after="0"/>
        <w:ind w:left="708" w:right="176" w:hanging="432"/>
        <w:rPr>
          <w:b/>
        </w:rPr>
      </w:pPr>
      <w:r>
        <w:t>2.3.</w:t>
      </w:r>
      <w:r>
        <w:rPr>
          <w:rFonts w:ascii="Arial" w:eastAsia="Arial" w:hAnsi="Arial" w:cs="Arial"/>
        </w:rPr>
        <w:t xml:space="preserve"> </w:t>
      </w:r>
      <w:r w:rsidR="003B41E0">
        <w:rPr>
          <w:rFonts w:ascii="Arial" w:eastAsia="Arial" w:hAnsi="Arial" w:cs="Arial"/>
        </w:rPr>
        <w:t xml:space="preserve"> </w:t>
      </w:r>
      <w:r w:rsidR="00041BB2">
        <w:rPr>
          <w:rFonts w:ascii="Arial" w:eastAsia="Arial" w:hAnsi="Arial" w:cs="Arial"/>
        </w:rPr>
        <w:t xml:space="preserve">All staff </w:t>
      </w:r>
      <w:r w:rsidR="00DA3B86">
        <w:rPr>
          <w:rFonts w:ascii="Arial" w:eastAsia="Arial" w:hAnsi="Arial" w:cs="Arial"/>
        </w:rPr>
        <w:t>are made aware of their obligations</w:t>
      </w:r>
      <w:r w:rsidR="003B41E0">
        <w:rPr>
          <w:rFonts w:ascii="Arial" w:eastAsia="Arial" w:hAnsi="Arial" w:cs="Arial"/>
        </w:rPr>
        <w:t xml:space="preserve"> under this policy and under the GDPR through their induction programme and through regular staff updates. </w:t>
      </w:r>
      <w:r w:rsidR="003B41E0">
        <w:t>Further</w:t>
      </w:r>
      <w:r>
        <w:t xml:space="preserve"> training opportunities are made available to staff, in particular those for whom data protection is of particular relevance to their role. </w:t>
      </w:r>
      <w:r>
        <w:rPr>
          <w:b/>
        </w:rPr>
        <w:t xml:space="preserve"> </w:t>
      </w:r>
    </w:p>
    <w:p w14:paraId="6B25B52A" w14:textId="77777777" w:rsidR="00FC5527" w:rsidRPr="006E6498" w:rsidRDefault="00FC5527" w:rsidP="006E6498">
      <w:pPr>
        <w:spacing w:after="0"/>
        <w:ind w:left="708" w:right="176" w:hanging="432"/>
        <w:rPr>
          <w:b/>
        </w:rPr>
      </w:pPr>
    </w:p>
    <w:p w14:paraId="1DF561FB" w14:textId="77777777" w:rsidR="00CC14C2" w:rsidRDefault="00CC14C2" w:rsidP="00C214B8">
      <w:pPr>
        <w:spacing w:after="8" w:line="259" w:lineRule="auto"/>
        <w:ind w:left="708"/>
      </w:pPr>
      <w:r>
        <w:t xml:space="preserve"> </w:t>
      </w:r>
    </w:p>
    <w:p w14:paraId="69BCAC87" w14:textId="10F407D8" w:rsidR="00CC14C2" w:rsidRDefault="00CC14C2" w:rsidP="00C214B8">
      <w:pPr>
        <w:pStyle w:val="Heading2"/>
        <w:numPr>
          <w:ilvl w:val="0"/>
          <w:numId w:val="15"/>
        </w:numPr>
        <w:tabs>
          <w:tab w:val="center" w:pos="438"/>
          <w:tab w:val="center" w:pos="1439"/>
        </w:tabs>
      </w:pPr>
      <w:bookmarkStart w:id="8" w:name="_Toc62811436"/>
      <w:r>
        <w:t>Personal data</w:t>
      </w:r>
      <w:bookmarkEnd w:id="8"/>
      <w:r>
        <w:t xml:space="preserve"> </w:t>
      </w:r>
    </w:p>
    <w:p w14:paraId="2E90C693" w14:textId="1282AEF0" w:rsidR="005C2774" w:rsidRDefault="009178CB" w:rsidP="00C214B8">
      <w:pPr>
        <w:pStyle w:val="ListParagraph"/>
        <w:numPr>
          <w:ilvl w:val="1"/>
          <w:numId w:val="15"/>
        </w:numPr>
        <w:spacing w:after="140"/>
        <w:ind w:right="92"/>
        <w:contextualSpacing w:val="0"/>
      </w:pPr>
      <w:r>
        <w:t>In addition to the data defined above as Personal Data, the GDPR provides for a</w:t>
      </w:r>
      <w:r w:rsidR="00CC14C2">
        <w:t xml:space="preserve"> sub-set of personal data</w:t>
      </w:r>
      <w:r>
        <w:t xml:space="preserve"> </w:t>
      </w:r>
      <w:r w:rsidR="00CC14C2">
        <w:t>known as ‘</w:t>
      </w:r>
      <w:r w:rsidR="00FC431B">
        <w:t>S</w:t>
      </w:r>
      <w:r w:rsidR="00CC14C2">
        <w:t xml:space="preserve">pecial </w:t>
      </w:r>
      <w:r w:rsidR="00FC431B">
        <w:t>C</w:t>
      </w:r>
      <w:r w:rsidR="00CC14C2">
        <w:t xml:space="preserve">ategory </w:t>
      </w:r>
      <w:r w:rsidR="00FC431B">
        <w:t>P</w:t>
      </w:r>
      <w:r w:rsidR="00CC14C2">
        <w:t xml:space="preserve">ersonal </w:t>
      </w:r>
      <w:r w:rsidR="00FC431B">
        <w:t>D</w:t>
      </w:r>
      <w:r w:rsidR="00CC14C2">
        <w:t xml:space="preserve">ata’.  This data is information that reveals: </w:t>
      </w:r>
    </w:p>
    <w:p w14:paraId="32FE687D" w14:textId="53CC32BD" w:rsidR="00567387" w:rsidRPr="00EE6FEA" w:rsidRDefault="00567387" w:rsidP="00AD73D4">
      <w:pPr>
        <w:numPr>
          <w:ilvl w:val="2"/>
          <w:numId w:val="34"/>
        </w:numPr>
        <w:spacing w:before="100" w:beforeAutospacing="1" w:after="100" w:afterAutospacing="1" w:line="240" w:lineRule="auto"/>
        <w:ind w:hanging="421"/>
      </w:pPr>
      <w:r w:rsidRPr="00EE6FEA">
        <w:t>race</w:t>
      </w:r>
    </w:p>
    <w:p w14:paraId="64FB4460" w14:textId="5BC35B38" w:rsidR="00567387" w:rsidRPr="00EE6FEA" w:rsidRDefault="00567387" w:rsidP="00AD73D4">
      <w:pPr>
        <w:numPr>
          <w:ilvl w:val="2"/>
          <w:numId w:val="34"/>
        </w:numPr>
        <w:spacing w:before="114" w:after="100" w:afterAutospacing="1" w:line="240" w:lineRule="auto"/>
        <w:ind w:hanging="421"/>
      </w:pPr>
      <w:r w:rsidRPr="00EE6FEA">
        <w:t>ethnic origin</w:t>
      </w:r>
    </w:p>
    <w:p w14:paraId="167AF3DD" w14:textId="708F5606" w:rsidR="00567387" w:rsidRPr="00EE6FEA" w:rsidRDefault="00567387" w:rsidP="00AD73D4">
      <w:pPr>
        <w:numPr>
          <w:ilvl w:val="2"/>
          <w:numId w:val="34"/>
        </w:numPr>
        <w:spacing w:before="114" w:after="100" w:afterAutospacing="1" w:line="240" w:lineRule="auto"/>
        <w:ind w:hanging="421"/>
      </w:pPr>
      <w:r w:rsidRPr="00EE6FEA">
        <w:t>politics</w:t>
      </w:r>
    </w:p>
    <w:p w14:paraId="05EA28B9" w14:textId="45E4067C" w:rsidR="00567387" w:rsidRPr="00EE6FEA" w:rsidRDefault="00567387" w:rsidP="00AD73D4">
      <w:pPr>
        <w:numPr>
          <w:ilvl w:val="2"/>
          <w:numId w:val="34"/>
        </w:numPr>
        <w:spacing w:before="114" w:after="100" w:afterAutospacing="1" w:line="240" w:lineRule="auto"/>
        <w:ind w:hanging="421"/>
      </w:pPr>
      <w:r w:rsidRPr="00EE6FEA">
        <w:t>religion</w:t>
      </w:r>
    </w:p>
    <w:p w14:paraId="032906F8" w14:textId="57D9A8E0" w:rsidR="00567387" w:rsidRPr="00EE6FEA" w:rsidRDefault="00567387" w:rsidP="00AD73D4">
      <w:pPr>
        <w:numPr>
          <w:ilvl w:val="2"/>
          <w:numId w:val="34"/>
        </w:numPr>
        <w:spacing w:before="114" w:after="100" w:afterAutospacing="1" w:line="240" w:lineRule="auto"/>
        <w:ind w:hanging="421"/>
      </w:pPr>
      <w:r w:rsidRPr="00EE6FEA">
        <w:t>trade union membership</w:t>
      </w:r>
    </w:p>
    <w:p w14:paraId="57FD0FB0" w14:textId="54306D72" w:rsidR="00567387" w:rsidRPr="00EE6FEA" w:rsidRDefault="00567387" w:rsidP="00AD73D4">
      <w:pPr>
        <w:numPr>
          <w:ilvl w:val="2"/>
          <w:numId w:val="34"/>
        </w:numPr>
        <w:spacing w:before="114" w:after="100" w:afterAutospacing="1" w:line="240" w:lineRule="auto"/>
        <w:ind w:hanging="421"/>
      </w:pPr>
      <w:r w:rsidRPr="00EE6FEA">
        <w:t>genetics</w:t>
      </w:r>
    </w:p>
    <w:p w14:paraId="224FCA9A" w14:textId="60E3809C" w:rsidR="00567387" w:rsidRPr="00EE6FEA" w:rsidRDefault="00567387" w:rsidP="00AD73D4">
      <w:pPr>
        <w:numPr>
          <w:ilvl w:val="2"/>
          <w:numId w:val="34"/>
        </w:numPr>
        <w:spacing w:before="114" w:after="100" w:afterAutospacing="1" w:line="240" w:lineRule="auto"/>
        <w:ind w:hanging="421"/>
      </w:pPr>
      <w:r w:rsidRPr="00EE6FEA">
        <w:t>biometrics (where used for ID purposes)</w:t>
      </w:r>
    </w:p>
    <w:p w14:paraId="6A1C437E" w14:textId="12C9C47B" w:rsidR="00567387" w:rsidRPr="00EE6FEA" w:rsidRDefault="00567387" w:rsidP="00AD73D4">
      <w:pPr>
        <w:numPr>
          <w:ilvl w:val="2"/>
          <w:numId w:val="34"/>
        </w:numPr>
        <w:spacing w:before="114" w:after="100" w:afterAutospacing="1" w:line="240" w:lineRule="auto"/>
        <w:ind w:hanging="421"/>
      </w:pPr>
      <w:r w:rsidRPr="00EE6FEA">
        <w:t>health</w:t>
      </w:r>
    </w:p>
    <w:p w14:paraId="595638E6" w14:textId="6C802CB9" w:rsidR="00567387" w:rsidRPr="00EE6FEA" w:rsidRDefault="00567387" w:rsidP="00AD73D4">
      <w:pPr>
        <w:numPr>
          <w:ilvl w:val="2"/>
          <w:numId w:val="34"/>
        </w:numPr>
        <w:spacing w:before="114" w:after="100" w:afterAutospacing="1" w:line="240" w:lineRule="auto"/>
        <w:ind w:hanging="421"/>
      </w:pPr>
      <w:r w:rsidRPr="00EE6FEA">
        <w:t>sex life</w:t>
      </w:r>
    </w:p>
    <w:p w14:paraId="5BE240F4" w14:textId="4F381BAF" w:rsidR="006A59E9" w:rsidRPr="006A59E9" w:rsidRDefault="00567387" w:rsidP="00AD73D4">
      <w:pPr>
        <w:numPr>
          <w:ilvl w:val="2"/>
          <w:numId w:val="34"/>
        </w:numPr>
        <w:spacing w:before="114" w:after="100" w:afterAutospacing="1" w:line="240" w:lineRule="auto"/>
        <w:ind w:hanging="421"/>
      </w:pPr>
      <w:r w:rsidRPr="00EE6FEA">
        <w:t>sexual orientation.</w:t>
      </w:r>
    </w:p>
    <w:p w14:paraId="4E1FDDBB" w14:textId="50ED11E3" w:rsidR="00CC14C2" w:rsidRDefault="00FC431B" w:rsidP="00C214B8">
      <w:pPr>
        <w:pStyle w:val="ListParagraph"/>
        <w:numPr>
          <w:ilvl w:val="1"/>
          <w:numId w:val="15"/>
        </w:numPr>
        <w:spacing w:after="0" w:line="248" w:lineRule="auto"/>
        <w:ind w:right="176"/>
        <w:contextualSpacing w:val="0"/>
        <w:rPr>
          <w:ins w:id="9" w:author="Lindsey Smith" w:date="2021-06-09T10:00:00Z"/>
        </w:rPr>
      </w:pPr>
      <w:r>
        <w:t>BMAT does not</w:t>
      </w:r>
      <w:r w:rsidR="00FA42AB">
        <w:t xml:space="preserve"> </w:t>
      </w:r>
      <w:r w:rsidR="007B7126">
        <w:t xml:space="preserve">usually </w:t>
      </w:r>
      <w:r w:rsidR="00FA42AB">
        <w:t>collect</w:t>
      </w:r>
      <w:r w:rsidR="00CC14C2">
        <w:t xml:space="preserve"> </w:t>
      </w:r>
      <w:r w:rsidR="00FA42AB">
        <w:t>Special Category Personal Data.</w:t>
      </w:r>
      <w:r w:rsidR="00CC14C2">
        <w:t xml:space="preserve"> Staff or students are under no obligation to disclose </w:t>
      </w:r>
      <w:r w:rsidR="008F0D47">
        <w:t xml:space="preserve">this </w:t>
      </w:r>
      <w:r w:rsidR="00CC14C2">
        <w:t xml:space="preserve">(save to the extent that details of marital status and / or parenthood are needed for other purposes, </w:t>
      </w:r>
      <w:proofErr w:type="gramStart"/>
      <w:r w:rsidR="00CC14C2">
        <w:t>e.g.</w:t>
      </w:r>
      <w:proofErr w:type="gramEnd"/>
      <w:r w:rsidR="00CC14C2">
        <w:t xml:space="preserve"> pension entitlements). </w:t>
      </w:r>
    </w:p>
    <w:p w14:paraId="31D40A7B" w14:textId="4D28F1E5" w:rsidR="00BD4F20" w:rsidRDefault="00BD4F20" w:rsidP="00BD4F20">
      <w:pPr>
        <w:pStyle w:val="ListParagraph"/>
        <w:spacing w:after="0" w:line="248" w:lineRule="auto"/>
        <w:ind w:left="726" w:right="176" w:firstLine="0"/>
        <w:contextualSpacing w:val="0"/>
        <w:rPr>
          <w:ins w:id="10" w:author="Lindsey Smith" w:date="2021-06-09T10:00:00Z"/>
        </w:rPr>
      </w:pPr>
    </w:p>
    <w:p w14:paraId="1796D43F" w14:textId="77777777" w:rsidR="00BD4F20" w:rsidRDefault="00BD4F20">
      <w:pPr>
        <w:spacing w:line="264" w:lineRule="auto"/>
        <w:ind w:left="284" w:hanging="6"/>
        <w:rPr>
          <w:ins w:id="11" w:author="Lindsey Smith" w:date="2021-06-09T10:00:00Z"/>
        </w:rPr>
        <w:pPrChange w:id="12" w:author="Lindsey Smith" w:date="2021-06-09T10:00:00Z">
          <w:pPr>
            <w:spacing w:line="264" w:lineRule="auto"/>
          </w:pPr>
        </w:pPrChange>
      </w:pPr>
      <w:ins w:id="13" w:author="Lindsey Smith" w:date="2021-06-09T10:00:00Z">
        <w:r>
          <w:lastRenderedPageBreak/>
          <w:t xml:space="preserve">These special categories of personal data relating to will not be processed unless a specific lawful basis as listed in Article 9 of the GDPR applies. When this special category data is being </w:t>
        </w:r>
        <w:proofErr w:type="gramStart"/>
        <w:r>
          <w:t>processed</w:t>
        </w:r>
        <w:proofErr w:type="gramEnd"/>
        <w:r>
          <w:t xml:space="preserve"> we will normally only do so under the following legal grounds:</w:t>
        </w:r>
      </w:ins>
    </w:p>
    <w:p w14:paraId="1059412B" w14:textId="77777777" w:rsidR="00BD4F20" w:rsidRDefault="00BD4F20" w:rsidP="00BD4F20">
      <w:pPr>
        <w:numPr>
          <w:ilvl w:val="0"/>
          <w:numId w:val="36"/>
        </w:numPr>
        <w:spacing w:after="0" w:line="264" w:lineRule="auto"/>
        <w:ind w:left="708"/>
        <w:rPr>
          <w:ins w:id="14" w:author="Lindsey Smith" w:date="2021-06-09T10:00:00Z"/>
        </w:rPr>
      </w:pPr>
      <w:ins w:id="15" w:author="Lindsey Smith" w:date="2021-06-09T10:00:00Z">
        <w:r>
          <w:t xml:space="preserve">Where the processing is </w:t>
        </w:r>
        <w:r>
          <w:rPr>
            <w:b/>
          </w:rPr>
          <w:t>necessary for employment law</w:t>
        </w:r>
        <w:r>
          <w:t xml:space="preserve"> purposes, for example in relation to sickness absence;</w:t>
        </w:r>
      </w:ins>
    </w:p>
    <w:p w14:paraId="4B25BEA6" w14:textId="77777777" w:rsidR="00BD4F20" w:rsidRDefault="00BD4F20" w:rsidP="00BD4F20">
      <w:pPr>
        <w:numPr>
          <w:ilvl w:val="0"/>
          <w:numId w:val="36"/>
        </w:numPr>
        <w:spacing w:after="0" w:line="264" w:lineRule="auto"/>
        <w:ind w:left="708"/>
        <w:rPr>
          <w:ins w:id="16" w:author="Lindsey Smith" w:date="2021-06-09T10:00:00Z"/>
        </w:rPr>
      </w:pPr>
      <w:ins w:id="17" w:author="Lindsey Smith" w:date="2021-06-09T10:00:00Z">
        <w:r>
          <w:t>Where the processing is necessary for reasons of substantial public interest, for example for the purposes of equality of opportunity and treatment;</w:t>
        </w:r>
      </w:ins>
    </w:p>
    <w:p w14:paraId="020FD0B5" w14:textId="77777777" w:rsidR="00BD4F20" w:rsidRDefault="00BD4F20" w:rsidP="00BD4F20">
      <w:pPr>
        <w:numPr>
          <w:ilvl w:val="0"/>
          <w:numId w:val="36"/>
        </w:numPr>
        <w:spacing w:after="0" w:line="264" w:lineRule="auto"/>
        <w:ind w:left="708"/>
        <w:rPr>
          <w:ins w:id="18" w:author="Lindsey Smith" w:date="2021-06-09T10:00:00Z"/>
        </w:rPr>
      </w:pPr>
      <w:ins w:id="19" w:author="Lindsey Smith" w:date="2021-06-09T10:00:00Z">
        <w:r>
          <w:t xml:space="preserve">Where the processing is necessary for </w:t>
        </w:r>
        <w:r w:rsidRPr="00BD4F20">
          <w:rPr>
            <w:bCs/>
            <w:rPrChange w:id="20" w:author="Lindsey Smith" w:date="2021-06-09T10:01:00Z">
              <w:rPr>
                <w:b/>
                <w:color w:val="000000"/>
              </w:rPr>
            </w:rPrChange>
          </w:rPr>
          <w:t>health or social care purposes</w:t>
        </w:r>
        <w:r>
          <w:t>, for example in relation to pupils with medical conditions or disabilities; and</w:t>
        </w:r>
      </w:ins>
    </w:p>
    <w:p w14:paraId="33C66089" w14:textId="77777777" w:rsidR="00BD4F20" w:rsidRDefault="00BD4F20" w:rsidP="00BD4F20">
      <w:pPr>
        <w:numPr>
          <w:ilvl w:val="0"/>
          <w:numId w:val="36"/>
        </w:numPr>
        <w:spacing w:line="264" w:lineRule="auto"/>
        <w:ind w:left="708"/>
        <w:rPr>
          <w:ins w:id="21" w:author="Lindsey Smith" w:date="2021-06-09T10:00:00Z"/>
          <w:b/>
        </w:rPr>
      </w:pPr>
      <w:ins w:id="22" w:author="Lindsey Smith" w:date="2021-06-09T10:00:00Z">
        <w:r>
          <w:rPr>
            <w:b/>
          </w:rPr>
          <w:t>Where none of the above apply then we will seek the consent of the data subject to the processing of their special category personal data.</w:t>
        </w:r>
      </w:ins>
    </w:p>
    <w:p w14:paraId="36D4AA52" w14:textId="77777777" w:rsidR="00BD4F20" w:rsidRDefault="00BD4F20">
      <w:pPr>
        <w:pStyle w:val="ListParagraph"/>
        <w:spacing w:after="0" w:line="248" w:lineRule="auto"/>
        <w:ind w:left="726" w:right="176" w:firstLine="0"/>
        <w:contextualSpacing w:val="0"/>
        <w:pPrChange w:id="23" w:author="Lindsey Smith" w:date="2021-06-09T10:00:00Z">
          <w:pPr>
            <w:pStyle w:val="ListParagraph"/>
            <w:numPr>
              <w:ilvl w:val="1"/>
              <w:numId w:val="15"/>
            </w:numPr>
            <w:spacing w:after="0" w:line="248" w:lineRule="auto"/>
            <w:ind w:left="726" w:right="176" w:hanging="450"/>
            <w:contextualSpacing w:val="0"/>
          </w:pPr>
        </w:pPrChange>
      </w:pPr>
    </w:p>
    <w:p w14:paraId="378A2B05" w14:textId="77777777" w:rsidR="00CC14C2" w:rsidRDefault="00CC14C2" w:rsidP="00C214B8">
      <w:pPr>
        <w:spacing w:after="8" w:line="259" w:lineRule="auto"/>
        <w:ind w:left="708"/>
      </w:pPr>
      <w:r>
        <w:t xml:space="preserve"> </w:t>
      </w:r>
    </w:p>
    <w:p w14:paraId="4AA141B9" w14:textId="503969EB" w:rsidR="00CC14C2" w:rsidRDefault="00CC14C2" w:rsidP="00C214B8">
      <w:pPr>
        <w:pStyle w:val="Heading2"/>
        <w:numPr>
          <w:ilvl w:val="0"/>
          <w:numId w:val="15"/>
        </w:numPr>
      </w:pPr>
      <w:bookmarkStart w:id="24" w:name="_Toc62811437"/>
      <w:r>
        <w:t xml:space="preserve">Data </w:t>
      </w:r>
      <w:r w:rsidR="002C13FE">
        <w:t>processing</w:t>
      </w:r>
      <w:bookmarkEnd w:id="24"/>
      <w:r>
        <w:t xml:space="preserve"> </w:t>
      </w:r>
    </w:p>
    <w:p w14:paraId="3FF63714" w14:textId="77777777" w:rsidR="00556AB9" w:rsidRDefault="002C13FE" w:rsidP="00C214B8">
      <w:pPr>
        <w:pStyle w:val="ListParagraph"/>
        <w:numPr>
          <w:ilvl w:val="1"/>
          <w:numId w:val="15"/>
        </w:numPr>
        <w:ind w:right="176" w:hanging="448"/>
        <w:contextualSpacing w:val="0"/>
      </w:pPr>
      <w:r w:rsidRPr="00A77727">
        <w:rPr>
          <w:rFonts w:ascii="Arial" w:eastAsia="Arial" w:hAnsi="Arial" w:cs="Arial"/>
        </w:rPr>
        <w:t xml:space="preserve">BMAT is committed to following the </w:t>
      </w:r>
      <w:r w:rsidR="00CC14C2">
        <w:t xml:space="preserve">data protection principles </w:t>
      </w:r>
      <w:r w:rsidR="002105C7">
        <w:t>of</w:t>
      </w:r>
      <w:r w:rsidR="00CC14C2">
        <w:t xml:space="preserve"> the GDPR</w:t>
      </w:r>
      <w:r w:rsidR="002105C7">
        <w:t>.</w:t>
      </w:r>
      <w:r w:rsidR="00B56975">
        <w:t xml:space="preserve"> </w:t>
      </w:r>
      <w:r w:rsidR="004C7EBB">
        <w:t>These principles have been incorporated within this policy</w:t>
      </w:r>
      <w:r w:rsidR="00556AB9">
        <w:t>.</w:t>
      </w:r>
    </w:p>
    <w:p w14:paraId="700E66E1" w14:textId="66104542" w:rsidR="00CC14C2" w:rsidRPr="00F8489E" w:rsidRDefault="00F8489E" w:rsidP="00C214B8">
      <w:pPr>
        <w:pStyle w:val="ListParagraph"/>
        <w:numPr>
          <w:ilvl w:val="1"/>
          <w:numId w:val="15"/>
        </w:numPr>
        <w:ind w:right="176" w:hanging="448"/>
        <w:contextualSpacing w:val="0"/>
      </w:pPr>
      <w:r w:rsidRPr="00556AB9">
        <w:rPr>
          <w:rFonts w:ascii="Arial" w:eastAsia="Arial" w:hAnsi="Arial" w:cs="Arial"/>
        </w:rPr>
        <w:t xml:space="preserve">All staff are required to treat Personal </w:t>
      </w:r>
      <w:r w:rsidR="00FC5527">
        <w:rPr>
          <w:rFonts w:ascii="Arial" w:eastAsia="Arial" w:hAnsi="Arial" w:cs="Arial"/>
        </w:rPr>
        <w:t>D</w:t>
      </w:r>
      <w:r w:rsidRPr="00556AB9">
        <w:rPr>
          <w:rFonts w:ascii="Arial" w:eastAsia="Arial" w:hAnsi="Arial" w:cs="Arial"/>
        </w:rPr>
        <w:t xml:space="preserve">ata properly and securely through the procedures arising from this policy and through the Staff Code of Conduct. </w:t>
      </w:r>
    </w:p>
    <w:p w14:paraId="14E36E66" w14:textId="77777777" w:rsidR="004E08D0" w:rsidRPr="004E08D0" w:rsidRDefault="00F8489E" w:rsidP="00C214B8">
      <w:pPr>
        <w:pStyle w:val="ListParagraph"/>
        <w:numPr>
          <w:ilvl w:val="1"/>
          <w:numId w:val="15"/>
        </w:numPr>
        <w:ind w:right="176" w:hanging="448"/>
        <w:contextualSpacing w:val="0"/>
      </w:pPr>
      <w:r>
        <w:rPr>
          <w:rFonts w:ascii="Arial" w:eastAsia="Arial" w:hAnsi="Arial" w:cs="Arial"/>
        </w:rPr>
        <w:t>All Pupils are required to treat Personal data properly and securely through the procedures arising from this policy and through the</w:t>
      </w:r>
      <w:r w:rsidR="00EA081F">
        <w:rPr>
          <w:rFonts w:ascii="Arial" w:eastAsia="Arial" w:hAnsi="Arial" w:cs="Arial"/>
        </w:rPr>
        <w:t xml:space="preserve"> Pupil Acceptable Use Policy</w:t>
      </w:r>
      <w:r w:rsidR="004E08D0">
        <w:rPr>
          <w:rFonts w:ascii="Arial" w:eastAsia="Arial" w:hAnsi="Arial" w:cs="Arial"/>
        </w:rPr>
        <w:t>.</w:t>
      </w:r>
    </w:p>
    <w:p w14:paraId="68EF0F72" w14:textId="193DE7D8" w:rsidR="000D3266" w:rsidRDefault="00C214B8" w:rsidP="00C214B8">
      <w:pPr>
        <w:pStyle w:val="ListParagraph"/>
        <w:numPr>
          <w:ilvl w:val="1"/>
          <w:numId w:val="15"/>
        </w:numPr>
        <w:ind w:right="176" w:hanging="448"/>
        <w:contextualSpacing w:val="0"/>
      </w:pPr>
      <w:r>
        <w:t>When requesting</w:t>
      </w:r>
      <w:r w:rsidR="00083F48">
        <w:t xml:space="preserve"> and storing</w:t>
      </w:r>
      <w:r>
        <w:t xml:space="preserve"> Personal </w:t>
      </w:r>
      <w:r w:rsidR="009A50BE">
        <w:t>D</w:t>
      </w:r>
      <w:r>
        <w:t>ata from individuals, BMAT will</w:t>
      </w:r>
      <w:r w:rsidR="00CC14C2">
        <w:t xml:space="preserve">: </w:t>
      </w:r>
    </w:p>
    <w:p w14:paraId="64B30E5A" w14:textId="77777777" w:rsidR="00FF53BB" w:rsidRDefault="00262BFF" w:rsidP="00FF53BB">
      <w:pPr>
        <w:pStyle w:val="ListParagraph"/>
        <w:numPr>
          <w:ilvl w:val="2"/>
          <w:numId w:val="15"/>
        </w:numPr>
        <w:ind w:right="176" w:hanging="563"/>
        <w:contextualSpacing w:val="0"/>
      </w:pPr>
      <w:r>
        <w:t xml:space="preserve">clearly </w:t>
      </w:r>
      <w:r w:rsidR="00CC14C2">
        <w:t xml:space="preserve">inform individuals about how and why we process their personal data </w:t>
      </w:r>
    </w:p>
    <w:p w14:paraId="07B4B4F2" w14:textId="4638C917" w:rsidR="00450E42" w:rsidRPr="00450E42" w:rsidRDefault="008F38EA" w:rsidP="00450E42">
      <w:pPr>
        <w:pStyle w:val="ListParagraph"/>
        <w:numPr>
          <w:ilvl w:val="2"/>
          <w:numId w:val="15"/>
        </w:numPr>
        <w:ind w:right="176" w:hanging="563"/>
        <w:contextualSpacing w:val="0"/>
      </w:pPr>
      <w:r w:rsidRPr="00FF53BB">
        <w:rPr>
          <w:rFonts w:ascii="Arial" w:eastAsia="Arial" w:hAnsi="Arial" w:cs="Arial"/>
        </w:rPr>
        <w:t xml:space="preserve">ensure the information is accurate </w:t>
      </w:r>
      <w:r w:rsidR="00A75AAB">
        <w:rPr>
          <w:rFonts w:ascii="Arial" w:eastAsia="Arial" w:hAnsi="Arial" w:cs="Arial"/>
        </w:rPr>
        <w:t>and provided freely</w:t>
      </w:r>
    </w:p>
    <w:p w14:paraId="41FB454C" w14:textId="0B94B338" w:rsidR="00450E42" w:rsidRPr="00450E42" w:rsidRDefault="00901500" w:rsidP="00450E42">
      <w:pPr>
        <w:pStyle w:val="ListParagraph"/>
        <w:numPr>
          <w:ilvl w:val="2"/>
          <w:numId w:val="15"/>
        </w:numPr>
        <w:ind w:right="176" w:hanging="563"/>
        <w:contextualSpacing w:val="0"/>
      </w:pPr>
      <w:r w:rsidRPr="00450E42">
        <w:rPr>
          <w:rFonts w:ascii="Arial" w:eastAsia="Arial" w:hAnsi="Arial" w:cs="Arial"/>
        </w:rPr>
        <w:t xml:space="preserve">review the data we hold for </w:t>
      </w:r>
      <w:r w:rsidR="00801D47" w:rsidRPr="00450E42">
        <w:rPr>
          <w:rFonts w:ascii="Arial" w:eastAsia="Arial" w:hAnsi="Arial" w:cs="Arial"/>
        </w:rPr>
        <w:t>compliance with our data retention schedule (see</w:t>
      </w:r>
      <w:r w:rsidR="00DB0C90" w:rsidRPr="00450E42">
        <w:rPr>
          <w:rFonts w:ascii="Arial" w:eastAsia="Arial" w:hAnsi="Arial" w:cs="Arial"/>
        </w:rPr>
        <w:t xml:space="preserve"> Appendix </w:t>
      </w:r>
      <w:r w:rsidR="0026604D">
        <w:rPr>
          <w:rFonts w:ascii="Arial" w:eastAsia="Arial" w:hAnsi="Arial" w:cs="Arial"/>
        </w:rPr>
        <w:t>B</w:t>
      </w:r>
      <w:r w:rsidR="00DB0C90" w:rsidRPr="00450E42">
        <w:rPr>
          <w:rFonts w:ascii="Arial" w:eastAsia="Arial" w:hAnsi="Arial" w:cs="Arial"/>
        </w:rPr>
        <w:t xml:space="preserve">), </w:t>
      </w:r>
      <w:r w:rsidR="0023331C" w:rsidRPr="00450E42">
        <w:rPr>
          <w:rFonts w:ascii="Arial" w:eastAsia="Arial" w:hAnsi="Arial" w:cs="Arial"/>
        </w:rPr>
        <w:t xml:space="preserve">ensure </w:t>
      </w:r>
      <w:r w:rsidR="00400ADC" w:rsidRPr="00450E42">
        <w:rPr>
          <w:rFonts w:ascii="Arial" w:eastAsia="Arial" w:hAnsi="Arial" w:cs="Arial"/>
        </w:rPr>
        <w:t>data</w:t>
      </w:r>
      <w:r w:rsidR="0023331C" w:rsidRPr="00450E42">
        <w:rPr>
          <w:rFonts w:ascii="Arial" w:eastAsia="Arial" w:hAnsi="Arial" w:cs="Arial"/>
        </w:rPr>
        <w:t xml:space="preserve"> is only held for as long as is necessary and that it remains </w:t>
      </w:r>
      <w:r w:rsidR="00400ADC" w:rsidRPr="00450E42">
        <w:rPr>
          <w:rFonts w:ascii="Arial" w:eastAsia="Arial" w:hAnsi="Arial" w:cs="Arial"/>
        </w:rPr>
        <w:t>up to date</w:t>
      </w:r>
    </w:p>
    <w:p w14:paraId="08421835" w14:textId="2EE691DC" w:rsidR="00FF0D04" w:rsidRDefault="00FF0D04" w:rsidP="00450E42">
      <w:pPr>
        <w:pStyle w:val="ListParagraph"/>
        <w:numPr>
          <w:ilvl w:val="2"/>
          <w:numId w:val="15"/>
        </w:numPr>
        <w:ind w:right="176" w:hanging="563"/>
        <w:contextualSpacing w:val="0"/>
      </w:pPr>
      <w:r>
        <w:t>ensure that a Data Privacy Impact Assessment (DPIA) is undertaken</w:t>
      </w:r>
      <w:r w:rsidR="00A31C03">
        <w:t xml:space="preserve"> where personal data is </w:t>
      </w:r>
      <w:r w:rsidR="00DC555F">
        <w:t xml:space="preserve">considered at high risk </w:t>
      </w:r>
      <w:r w:rsidR="00364DA9">
        <w:t xml:space="preserve">during processing, or where </w:t>
      </w:r>
      <w:r w:rsidR="008C1722">
        <w:t xml:space="preserve">a major project or activity requires personal data to be </w:t>
      </w:r>
      <w:r w:rsidR="00A31C03">
        <w:t>processed</w:t>
      </w:r>
    </w:p>
    <w:p w14:paraId="3DB8817F" w14:textId="6E748C95" w:rsidR="00CC14C2" w:rsidRDefault="00CC14C2" w:rsidP="00450E42">
      <w:pPr>
        <w:pStyle w:val="ListParagraph"/>
        <w:numPr>
          <w:ilvl w:val="2"/>
          <w:numId w:val="15"/>
        </w:numPr>
        <w:ind w:right="176" w:hanging="563"/>
        <w:contextualSpacing w:val="0"/>
      </w:pPr>
      <w:r>
        <w:t xml:space="preserve">ensure that </w:t>
      </w:r>
      <w:r w:rsidR="00450E42">
        <w:t>data is disposed of appropriately</w:t>
      </w:r>
      <w:r>
        <w:t xml:space="preserve"> </w:t>
      </w:r>
    </w:p>
    <w:p w14:paraId="6A4CC292" w14:textId="11060EE1" w:rsidR="00CC14C2" w:rsidRDefault="00FF53BB" w:rsidP="00213780">
      <w:pPr>
        <w:pStyle w:val="ListParagraph"/>
        <w:numPr>
          <w:ilvl w:val="2"/>
          <w:numId w:val="15"/>
        </w:numPr>
        <w:ind w:left="1270" w:right="176" w:hanging="561"/>
        <w:contextualSpacing w:val="0"/>
      </w:pPr>
      <w:r w:rsidRPr="00024DBC">
        <w:rPr>
          <w:rFonts w:ascii="Arial" w:eastAsia="Arial" w:hAnsi="Arial" w:cs="Arial"/>
        </w:rPr>
        <w:t xml:space="preserve">ensure we have appropriate security measures in place to protect the data we </w:t>
      </w:r>
      <w:r w:rsidR="00EC331B" w:rsidRPr="00024DBC">
        <w:rPr>
          <w:rFonts w:ascii="Arial" w:eastAsia="Arial" w:hAnsi="Arial" w:cs="Arial"/>
        </w:rPr>
        <w:t>hold</w:t>
      </w:r>
    </w:p>
    <w:p w14:paraId="1DD14849" w14:textId="4D0CF78D" w:rsidR="00CC14C2" w:rsidRDefault="00CC14C2" w:rsidP="00213780">
      <w:pPr>
        <w:pStyle w:val="ListParagraph"/>
        <w:numPr>
          <w:ilvl w:val="2"/>
          <w:numId w:val="15"/>
        </w:numPr>
        <w:ind w:left="1270" w:right="176" w:hanging="561"/>
        <w:contextualSpacing w:val="0"/>
      </w:pPr>
      <w:r>
        <w:t xml:space="preserve">share personal information with others only when necessary and </w:t>
      </w:r>
      <w:r w:rsidR="001D773D">
        <w:t>when required to do so by law</w:t>
      </w:r>
      <w:r>
        <w:t xml:space="preserve"> </w:t>
      </w:r>
    </w:p>
    <w:p w14:paraId="00CEEBEB" w14:textId="619E285D" w:rsidR="00CC14C2" w:rsidRDefault="00CC14C2" w:rsidP="00213780">
      <w:pPr>
        <w:pStyle w:val="ListParagraph"/>
        <w:numPr>
          <w:ilvl w:val="2"/>
          <w:numId w:val="15"/>
        </w:numPr>
        <w:ind w:left="1270" w:right="176" w:hanging="561"/>
        <w:contextualSpacing w:val="0"/>
      </w:pPr>
      <w:r>
        <w:t xml:space="preserve">set out clear procedures for responding to subject access requests </w:t>
      </w:r>
    </w:p>
    <w:p w14:paraId="25223B84" w14:textId="765746D5" w:rsidR="00FB06F4" w:rsidRDefault="00CC14C2" w:rsidP="00213780">
      <w:pPr>
        <w:pStyle w:val="ListParagraph"/>
        <w:numPr>
          <w:ilvl w:val="2"/>
          <w:numId w:val="15"/>
        </w:numPr>
        <w:spacing w:after="109"/>
        <w:ind w:left="1270" w:right="176" w:hanging="561"/>
        <w:contextualSpacing w:val="0"/>
      </w:pPr>
      <w:r>
        <w:t xml:space="preserve">report any </w:t>
      </w:r>
      <w:r w:rsidR="00FB06F4">
        <w:t xml:space="preserve">qualifying </w:t>
      </w:r>
      <w:r>
        <w:t xml:space="preserve">breaches of the GDPR </w:t>
      </w:r>
      <w:r w:rsidR="00FB06F4">
        <w:t>to the ICO, under supervision from the DPO</w:t>
      </w:r>
    </w:p>
    <w:p w14:paraId="2F3B173C" w14:textId="2D7A3018" w:rsidR="00CC14C2" w:rsidRDefault="00CC14C2" w:rsidP="008B655D">
      <w:pPr>
        <w:spacing w:after="9" w:line="259" w:lineRule="auto"/>
      </w:pPr>
    </w:p>
    <w:p w14:paraId="69FDB4C2" w14:textId="76F40E66" w:rsidR="0072232B" w:rsidRPr="0072232B" w:rsidRDefault="00CC14C2" w:rsidP="0072232B">
      <w:pPr>
        <w:pStyle w:val="Heading2"/>
        <w:numPr>
          <w:ilvl w:val="0"/>
          <w:numId w:val="15"/>
        </w:numPr>
      </w:pPr>
      <w:bookmarkStart w:id="25" w:name="_Toc62811438"/>
      <w:r>
        <w:t xml:space="preserve">Use of </w:t>
      </w:r>
      <w:r w:rsidR="008B655D">
        <w:t>P</w:t>
      </w:r>
      <w:r>
        <w:t xml:space="preserve">ersonal </w:t>
      </w:r>
      <w:r w:rsidR="009A50BE">
        <w:t>D</w:t>
      </w:r>
      <w:r>
        <w:t>ata</w:t>
      </w:r>
      <w:bookmarkEnd w:id="25"/>
    </w:p>
    <w:p w14:paraId="29FAF574" w14:textId="00AFCF8B" w:rsidR="000D0A8E" w:rsidRDefault="00DD0218" w:rsidP="006F49B5">
      <w:pPr>
        <w:pStyle w:val="ListParagraph"/>
        <w:numPr>
          <w:ilvl w:val="1"/>
          <w:numId w:val="15"/>
        </w:numPr>
        <w:ind w:hanging="448"/>
        <w:contextualSpacing w:val="0"/>
      </w:pPr>
      <w:r>
        <w:t>BMAT uses Personal</w:t>
      </w:r>
      <w:r w:rsidR="00FC5527">
        <w:t xml:space="preserve"> Data</w:t>
      </w:r>
      <w:r>
        <w:t xml:space="preserve"> to support and conduct the business of education, school and multi-academy trust development and management, as well as to comply with its statutory obligations </w:t>
      </w:r>
    </w:p>
    <w:p w14:paraId="6C932D12" w14:textId="77777777" w:rsidR="00211875" w:rsidRDefault="00CC14C2" w:rsidP="006F49B5">
      <w:pPr>
        <w:pStyle w:val="ListParagraph"/>
        <w:numPr>
          <w:ilvl w:val="1"/>
          <w:numId w:val="15"/>
        </w:numPr>
        <w:ind w:hanging="448"/>
        <w:contextualSpacing w:val="0"/>
      </w:pPr>
      <w:r>
        <w:t xml:space="preserve">The personal data held regarding pupils includes contact details, assessment / examination results, attendance information, characteristics such as ethnic group, special educational needs, any relevant medical information, and photographs  </w:t>
      </w:r>
    </w:p>
    <w:p w14:paraId="05251DFE" w14:textId="77777777" w:rsidR="00211875" w:rsidRDefault="00CC14C2" w:rsidP="009170CE">
      <w:pPr>
        <w:pStyle w:val="ListParagraph"/>
        <w:numPr>
          <w:ilvl w:val="1"/>
          <w:numId w:val="15"/>
        </w:numPr>
        <w:contextualSpacing w:val="0"/>
      </w:pPr>
      <w:r>
        <w:lastRenderedPageBreak/>
        <w:t xml:space="preserve">The data is used in order to support the education of the pupils, to monitor and report on their </w:t>
      </w:r>
      <w:proofErr w:type="gramStart"/>
      <w:r>
        <w:t xml:space="preserve">progress, </w:t>
      </w:r>
      <w:r w:rsidR="000D0A8E">
        <w:t xml:space="preserve">  </w:t>
      </w:r>
      <w:proofErr w:type="gramEnd"/>
      <w:r>
        <w:t>to provide appropriate pastoral care, and to assess how well the academy as a whole is doing, together with any other uses normally associated with this provision in a school environmen</w:t>
      </w:r>
      <w:r w:rsidR="00727813">
        <w:t>t</w:t>
      </w:r>
      <w:r>
        <w:t xml:space="preserve">  </w:t>
      </w:r>
    </w:p>
    <w:p w14:paraId="5E242C9C" w14:textId="0E645EF5" w:rsidR="00CE099C" w:rsidRDefault="000D0A8E" w:rsidP="009170CE">
      <w:pPr>
        <w:pStyle w:val="ListParagraph"/>
        <w:numPr>
          <w:ilvl w:val="1"/>
          <w:numId w:val="15"/>
        </w:numPr>
        <w:contextualSpacing w:val="0"/>
      </w:pPr>
      <w:r>
        <w:t>BMAT</w:t>
      </w:r>
      <w:r w:rsidR="00CC14C2">
        <w:t xml:space="preserve"> may </w:t>
      </w:r>
      <w:r w:rsidR="00904A63">
        <w:t xml:space="preserve">seek </w:t>
      </w:r>
      <w:r w:rsidR="00F51594">
        <w:t xml:space="preserve">explicit and </w:t>
      </w:r>
      <w:r w:rsidR="00BD15F7">
        <w:t>specific</w:t>
      </w:r>
      <w:r w:rsidR="00F51594">
        <w:t xml:space="preserve"> </w:t>
      </w:r>
      <w:r w:rsidR="00904A63">
        <w:t xml:space="preserve">consent from parents, or from students where they are aged 16 or over, </w:t>
      </w:r>
      <w:r w:rsidR="00F51594">
        <w:t xml:space="preserve">to </w:t>
      </w:r>
      <w:r w:rsidR="00CC14C2">
        <w:t xml:space="preserve">use </w:t>
      </w:r>
      <w:r w:rsidR="00F51594">
        <w:t>certain</w:t>
      </w:r>
      <w:r w:rsidR="00CC14C2">
        <w:t xml:space="preserve"> personal data for fundraising, marketing or promotional purposes and to maintain relationships with pupils </w:t>
      </w:r>
      <w:r w:rsidR="00727813">
        <w:t xml:space="preserve">following </w:t>
      </w:r>
      <w:r w:rsidR="00CE099C">
        <w:t>graduation</w:t>
      </w:r>
    </w:p>
    <w:p w14:paraId="042B5B90" w14:textId="73B9B86C" w:rsidR="00211875" w:rsidRDefault="00CC14C2" w:rsidP="009170CE">
      <w:pPr>
        <w:pStyle w:val="ListParagraph"/>
        <w:numPr>
          <w:ilvl w:val="1"/>
          <w:numId w:val="15"/>
        </w:numPr>
        <w:ind w:right="176"/>
        <w:contextualSpacing w:val="0"/>
      </w:pPr>
      <w:r>
        <w:t>The personal data held about staff will include contact details, employment history, information relating to career progression, information relating to DBS checks and photographs, as well as information required to administer terms and conditions of employment</w:t>
      </w:r>
      <w:r w:rsidR="00AF444B">
        <w:t>,</w:t>
      </w:r>
      <w:r>
        <w:t xml:space="preserve"> including occupational pensions </w:t>
      </w:r>
    </w:p>
    <w:p w14:paraId="6A51C8AA" w14:textId="3193508B" w:rsidR="00850460" w:rsidRDefault="00850460" w:rsidP="009170CE">
      <w:pPr>
        <w:pStyle w:val="ListParagraph"/>
        <w:numPr>
          <w:ilvl w:val="1"/>
          <w:numId w:val="15"/>
        </w:numPr>
        <w:ind w:right="176"/>
        <w:contextualSpacing w:val="0"/>
      </w:pPr>
      <w:r>
        <w:t>BMAT may also store Personal Data relating to parents and carers in order to facilitate communication between home and school, including arrangements for safeguarding, medical needs and travel</w:t>
      </w:r>
    </w:p>
    <w:p w14:paraId="68569BBE" w14:textId="36E4F887" w:rsidR="000A5553" w:rsidRDefault="00CC14C2" w:rsidP="000A5553">
      <w:pPr>
        <w:pStyle w:val="ListParagraph"/>
        <w:numPr>
          <w:ilvl w:val="1"/>
          <w:numId w:val="15"/>
        </w:numPr>
        <w:ind w:right="176"/>
        <w:contextualSpacing w:val="0"/>
      </w:pPr>
      <w:r>
        <w:t xml:space="preserve">The data is used to comply with legal obligations placed on </w:t>
      </w:r>
      <w:r w:rsidR="00AF444B">
        <w:t>BMAT</w:t>
      </w:r>
      <w:r>
        <w:t xml:space="preserve"> and our </w:t>
      </w:r>
      <w:r w:rsidR="00AF444B">
        <w:t>schools,</w:t>
      </w:r>
      <w:r>
        <w:t xml:space="preserve"> in relation to employment, and the education of children in a school environment. </w:t>
      </w:r>
      <w:r w:rsidR="00AF444B">
        <w:t>We</w:t>
      </w:r>
      <w:r>
        <w:t xml:space="preserve"> may pass information to other regulatory authorities where appropriate and may use names and photographs of staff in publicity and promotional material.  Personal </w:t>
      </w:r>
      <w:r w:rsidR="002E660C">
        <w:t>D</w:t>
      </w:r>
      <w:r>
        <w:t xml:space="preserve">ata will also be used when giving references.  </w:t>
      </w:r>
    </w:p>
    <w:p w14:paraId="15BB9512" w14:textId="77777777" w:rsidR="00A81816" w:rsidRDefault="00CC14C2" w:rsidP="007F1025">
      <w:pPr>
        <w:pStyle w:val="ListParagraph"/>
        <w:numPr>
          <w:ilvl w:val="1"/>
          <w:numId w:val="15"/>
        </w:numPr>
        <w:ind w:left="709" w:right="176" w:hanging="567"/>
        <w:contextualSpacing w:val="0"/>
      </w:pPr>
      <w:r>
        <w:t>Staff should note that information about disciplinary action may be kept for longer than the duration of the sanction</w:t>
      </w:r>
      <w:r w:rsidR="000A5553">
        <w:t xml:space="preserve"> imposed, despite th</w:t>
      </w:r>
      <w:r w:rsidR="00A81816">
        <w:t>at sanction having concluded</w:t>
      </w:r>
    </w:p>
    <w:p w14:paraId="1DD08B02" w14:textId="77777777" w:rsidR="00DD08C6" w:rsidRDefault="00A81816" w:rsidP="00DD08C6">
      <w:pPr>
        <w:pStyle w:val="ListParagraph"/>
        <w:numPr>
          <w:ilvl w:val="1"/>
          <w:numId w:val="15"/>
        </w:numPr>
        <w:ind w:left="709" w:right="176" w:hanging="567"/>
        <w:contextualSpacing w:val="0"/>
      </w:pPr>
      <w:r>
        <w:t>Should staff wish to limit or object to the use of their data, they should notify th</w:t>
      </w:r>
      <w:r w:rsidR="002F24E6">
        <w:t>e data protection lead for BMAT.  If BMAT deem that</w:t>
      </w:r>
      <w:r w:rsidR="00CC14C2">
        <w:t xml:space="preserve"> it is </w:t>
      </w:r>
      <w:r w:rsidR="002F24E6">
        <w:t>in</w:t>
      </w:r>
      <w:r w:rsidR="00CC14C2">
        <w:t xml:space="preserve">appropriate to limit the use of personal data in the way specified, the individual will be </w:t>
      </w:r>
      <w:r w:rsidR="00954D72">
        <w:t xml:space="preserve">provided with a </w:t>
      </w:r>
      <w:r w:rsidR="00CC14C2">
        <w:t xml:space="preserve">written </w:t>
      </w:r>
      <w:r w:rsidR="00954D72">
        <w:t>explanation.</w:t>
      </w:r>
    </w:p>
    <w:p w14:paraId="2119D378" w14:textId="035D4AFA" w:rsidR="004274B5" w:rsidRDefault="00CC14C2" w:rsidP="004274B5">
      <w:pPr>
        <w:pStyle w:val="ListParagraph"/>
        <w:numPr>
          <w:ilvl w:val="1"/>
          <w:numId w:val="15"/>
        </w:numPr>
        <w:ind w:left="709" w:right="176" w:hanging="567"/>
        <w:contextualSpacing w:val="0"/>
      </w:pPr>
      <w:r>
        <w:t>Access to DBS information is restricted to those staff who have a genuine need to have access to it for their role</w:t>
      </w:r>
      <w:r w:rsidR="00DD08C6">
        <w:t xml:space="preserve"> at BMAT</w:t>
      </w:r>
      <w:r>
        <w:t xml:space="preserve">. In addition to those provisions of the GDPR and the Data Protection Act 2018, disclosure of this information is restricted by section 124 of the Police Act 1997 and disclosure to third parties will only be made if it is determined to be lawful. </w:t>
      </w:r>
      <w:r w:rsidR="00C406F0">
        <w:t>Retention of DBS information is covered by the Data Retention Schedule</w:t>
      </w:r>
      <w:r w:rsidR="004274B5">
        <w:t xml:space="preserve"> (See Appendix </w:t>
      </w:r>
      <w:r w:rsidR="0026604D">
        <w:t>B</w:t>
      </w:r>
      <w:r w:rsidR="004274B5">
        <w:t>).</w:t>
      </w:r>
    </w:p>
    <w:p w14:paraId="131EF892" w14:textId="77777777" w:rsidR="00C53966" w:rsidRDefault="00C53966" w:rsidP="00C53966">
      <w:pPr>
        <w:pStyle w:val="ListParagraph"/>
        <w:ind w:left="709" w:right="176"/>
        <w:contextualSpacing w:val="0"/>
      </w:pPr>
    </w:p>
    <w:p w14:paraId="33113F29" w14:textId="24F7CF2B" w:rsidR="00CC14C2" w:rsidRDefault="0049562C" w:rsidP="00C53966">
      <w:pPr>
        <w:pStyle w:val="Heading2"/>
        <w:numPr>
          <w:ilvl w:val="0"/>
          <w:numId w:val="15"/>
        </w:numPr>
      </w:pPr>
      <w:bookmarkStart w:id="26" w:name="_Toc62811439"/>
      <w:r>
        <w:t>Storage and security of Personal data</w:t>
      </w:r>
      <w:bookmarkEnd w:id="26"/>
    </w:p>
    <w:p w14:paraId="5FA56555" w14:textId="175EE469" w:rsidR="001D45CE" w:rsidRPr="00AA21ED" w:rsidRDefault="001D45CE" w:rsidP="001B67AB">
      <w:pPr>
        <w:pStyle w:val="ListParagraph"/>
        <w:numPr>
          <w:ilvl w:val="1"/>
          <w:numId w:val="15"/>
        </w:numPr>
        <w:ind w:right="176" w:hanging="448"/>
        <w:contextualSpacing w:val="0"/>
        <w:rPr>
          <w:rFonts w:ascii="Arial" w:eastAsia="Arial" w:hAnsi="Arial" w:cs="Arial"/>
        </w:rPr>
      </w:pPr>
      <w:r>
        <w:t xml:space="preserve">BMAT will take appropriate and proportional steps to ensure that resources </w:t>
      </w:r>
      <w:r w:rsidR="00AC7205">
        <w:t xml:space="preserve">are aligned and procedures are in place to support the continued, secure and effective </w:t>
      </w:r>
      <w:r w:rsidR="003F5E5B">
        <w:t xml:space="preserve">availability </w:t>
      </w:r>
      <w:r w:rsidR="00AC7205">
        <w:t>of its IT systems</w:t>
      </w:r>
      <w:r w:rsidR="003F5E5B">
        <w:t xml:space="preserve"> and services</w:t>
      </w:r>
    </w:p>
    <w:p w14:paraId="2E6D3F20" w14:textId="142E60DE" w:rsidR="00AA21ED" w:rsidRPr="003F5E5B" w:rsidRDefault="00AA21ED" w:rsidP="001B67AB">
      <w:pPr>
        <w:pStyle w:val="ListParagraph"/>
        <w:numPr>
          <w:ilvl w:val="1"/>
          <w:numId w:val="15"/>
        </w:numPr>
        <w:ind w:right="176" w:hanging="448"/>
        <w:contextualSpacing w:val="0"/>
        <w:rPr>
          <w:rFonts w:ascii="Arial" w:eastAsia="Arial" w:hAnsi="Arial" w:cs="Arial"/>
        </w:rPr>
      </w:pPr>
      <w:r>
        <w:t xml:space="preserve">All staff will be made aware of </w:t>
      </w:r>
      <w:r w:rsidR="0009295C">
        <w:t xml:space="preserve">cyber security </w:t>
      </w:r>
      <w:r>
        <w:t>threats</w:t>
      </w:r>
      <w:r w:rsidR="00143933">
        <w:t xml:space="preserve"> and best practice in data security</w:t>
      </w:r>
      <w:r w:rsidR="006A509D">
        <w:t xml:space="preserve"> at their induction and through regular updates. Staff will also </w:t>
      </w:r>
      <w:r w:rsidR="00CB5779">
        <w:t xml:space="preserve">be </w:t>
      </w:r>
      <w:r w:rsidR="009F1711">
        <w:t>required</w:t>
      </w:r>
      <w:r w:rsidR="00CB5779">
        <w:t xml:space="preserve"> to </w:t>
      </w:r>
      <w:r w:rsidR="00183840">
        <w:t xml:space="preserve">immediately </w:t>
      </w:r>
      <w:r w:rsidR="00CB5779">
        <w:t>report</w:t>
      </w:r>
      <w:r w:rsidR="009F1711">
        <w:t xml:space="preserve"> suspicious activity on their accounts, </w:t>
      </w:r>
      <w:r w:rsidR="00143933">
        <w:t>l</w:t>
      </w:r>
      <w:r w:rsidR="009F1711">
        <w:t xml:space="preserve">oss of electronic devices and </w:t>
      </w:r>
      <w:r w:rsidR="00143933">
        <w:t xml:space="preserve">loss of </w:t>
      </w:r>
      <w:r w:rsidR="009F1711">
        <w:t>data</w:t>
      </w:r>
    </w:p>
    <w:p w14:paraId="23EF17CD" w14:textId="1868EAEB" w:rsidR="00CC14C2" w:rsidRPr="00183840" w:rsidRDefault="003F5E5B" w:rsidP="001B67AB">
      <w:pPr>
        <w:pStyle w:val="ListParagraph"/>
        <w:numPr>
          <w:ilvl w:val="1"/>
          <w:numId w:val="15"/>
        </w:numPr>
        <w:ind w:right="176" w:hanging="448"/>
        <w:contextualSpacing w:val="0"/>
        <w:rPr>
          <w:rFonts w:ascii="Arial" w:eastAsia="Arial" w:hAnsi="Arial" w:cs="Arial"/>
        </w:rPr>
      </w:pPr>
      <w:r>
        <w:t xml:space="preserve">Staff responsible for the support and maintenance of </w:t>
      </w:r>
      <w:r w:rsidR="00AA21ED">
        <w:t xml:space="preserve">IT systems will receive additional training </w:t>
      </w:r>
      <w:r w:rsidR="00183840">
        <w:t>regarding</w:t>
      </w:r>
      <w:r w:rsidR="00AA21ED">
        <w:t xml:space="preserve"> cyber securit</w:t>
      </w:r>
      <w:r w:rsidR="006611AA">
        <w:t>y</w:t>
      </w:r>
    </w:p>
    <w:p w14:paraId="6A64DBA2" w14:textId="0C08F791" w:rsidR="00CC14C2" w:rsidRPr="006611AA" w:rsidRDefault="00183840" w:rsidP="001B67AB">
      <w:pPr>
        <w:pStyle w:val="ListParagraph"/>
        <w:numPr>
          <w:ilvl w:val="1"/>
          <w:numId w:val="15"/>
        </w:numPr>
        <w:ind w:right="176" w:hanging="448"/>
        <w:contextualSpacing w:val="0"/>
        <w:rPr>
          <w:rFonts w:ascii="Arial" w:eastAsia="Arial" w:hAnsi="Arial" w:cs="Arial"/>
        </w:rPr>
      </w:pPr>
      <w:r>
        <w:t xml:space="preserve">Availability and recovery of data is </w:t>
      </w:r>
      <w:r w:rsidR="001B67AB">
        <w:t>support</w:t>
      </w:r>
      <w:r w:rsidR="003C637C">
        <w:t xml:space="preserve">ed by </w:t>
      </w:r>
      <w:r>
        <w:t xml:space="preserve">the </w:t>
      </w:r>
      <w:r w:rsidR="003C637C">
        <w:t xml:space="preserve">IT </w:t>
      </w:r>
      <w:r>
        <w:t>Disaster Recovery Policy</w:t>
      </w:r>
    </w:p>
    <w:p w14:paraId="4F0E2002" w14:textId="091F2AA3" w:rsidR="006611AA" w:rsidRPr="00842FB2" w:rsidRDefault="006611AA" w:rsidP="001B67AB">
      <w:pPr>
        <w:pStyle w:val="ListParagraph"/>
        <w:numPr>
          <w:ilvl w:val="1"/>
          <w:numId w:val="15"/>
        </w:numPr>
        <w:ind w:right="176" w:hanging="448"/>
        <w:contextualSpacing w:val="0"/>
        <w:rPr>
          <w:rFonts w:ascii="Arial" w:eastAsia="Arial" w:hAnsi="Arial" w:cs="Arial"/>
        </w:rPr>
      </w:pPr>
      <w:r>
        <w:t xml:space="preserve">Where possible and </w:t>
      </w:r>
      <w:r w:rsidR="008F6629">
        <w:t xml:space="preserve">where the means are </w:t>
      </w:r>
      <w:r>
        <w:t xml:space="preserve">proportionate, </w:t>
      </w:r>
      <w:r w:rsidR="00D44ACF">
        <w:t xml:space="preserve">Personal </w:t>
      </w:r>
      <w:r w:rsidR="002E660C">
        <w:t>D</w:t>
      </w:r>
      <w:r>
        <w:t xml:space="preserve">ata will </w:t>
      </w:r>
      <w:r w:rsidR="008F6629">
        <w:t xml:space="preserve">only </w:t>
      </w:r>
      <w:r>
        <w:t xml:space="preserve">be stored electronically and </w:t>
      </w:r>
      <w:r w:rsidR="00D44ACF">
        <w:t xml:space="preserve">staff </w:t>
      </w:r>
      <w:r w:rsidR="008F6629">
        <w:t xml:space="preserve">with access to the data </w:t>
      </w:r>
      <w:r w:rsidR="00D44ACF">
        <w:t xml:space="preserve">will be required to </w:t>
      </w:r>
      <w:r w:rsidR="008F6629">
        <w:t xml:space="preserve">avoid </w:t>
      </w:r>
      <w:r w:rsidR="006E6B3D">
        <w:t>sharing or copying the data outside the host system</w:t>
      </w:r>
      <w:r w:rsidR="00850460">
        <w:t xml:space="preserve">. The data will be restricted using appropriate access controls and dissemination will be on a </w:t>
      </w:r>
      <w:proofErr w:type="gramStart"/>
      <w:r w:rsidR="00850460">
        <w:t>need to know</w:t>
      </w:r>
      <w:proofErr w:type="gramEnd"/>
      <w:r w:rsidR="00850460">
        <w:t xml:space="preserve"> basis</w:t>
      </w:r>
      <w:r w:rsidR="002E660C">
        <w:t xml:space="preserve"> </w:t>
      </w:r>
      <w:r w:rsidR="00850460">
        <w:t>only</w:t>
      </w:r>
    </w:p>
    <w:p w14:paraId="63FF7D80" w14:textId="6CA1C710" w:rsidR="00842FB2" w:rsidRPr="001B67AB" w:rsidRDefault="00842FB2" w:rsidP="001B67AB">
      <w:pPr>
        <w:pStyle w:val="ListParagraph"/>
        <w:numPr>
          <w:ilvl w:val="1"/>
          <w:numId w:val="15"/>
        </w:numPr>
        <w:ind w:right="176" w:hanging="448"/>
        <w:contextualSpacing w:val="0"/>
        <w:rPr>
          <w:rFonts w:ascii="Arial" w:eastAsia="Arial" w:hAnsi="Arial" w:cs="Arial"/>
        </w:rPr>
      </w:pPr>
      <w:r>
        <w:t>Paper-based records of Personal data will be digiti</w:t>
      </w:r>
      <w:r w:rsidR="00E75388">
        <w:t>s</w:t>
      </w:r>
      <w:r>
        <w:t>ed or the data entered into electronic systems and the paper record destroyed, pro</w:t>
      </w:r>
      <w:r w:rsidR="00083683">
        <w:t xml:space="preserve">vided </w:t>
      </w:r>
      <w:r w:rsidR="00E75388">
        <w:t xml:space="preserve">that doing so </w:t>
      </w:r>
      <w:r w:rsidR="00083683">
        <w:t>is lawful, appropriate and proportionate</w:t>
      </w:r>
      <w:r w:rsidR="00E75388">
        <w:t xml:space="preserve"> to the risk of a data breach or a violation of the GDPR.</w:t>
      </w:r>
    </w:p>
    <w:p w14:paraId="3A4AD5D4" w14:textId="77777777" w:rsidR="00CC14C2" w:rsidRDefault="00CC14C2" w:rsidP="00C214B8">
      <w:pPr>
        <w:spacing w:after="0" w:line="259" w:lineRule="auto"/>
        <w:ind w:left="708"/>
      </w:pPr>
      <w:r>
        <w:lastRenderedPageBreak/>
        <w:t xml:space="preserve"> </w:t>
      </w:r>
    </w:p>
    <w:p w14:paraId="63FA0925" w14:textId="1305666C" w:rsidR="00CC14C2" w:rsidRDefault="00CC14C2" w:rsidP="001D45CE">
      <w:pPr>
        <w:pStyle w:val="Heading2"/>
        <w:numPr>
          <w:ilvl w:val="0"/>
          <w:numId w:val="15"/>
        </w:numPr>
      </w:pPr>
      <w:bookmarkStart w:id="27" w:name="_Toc62811440"/>
      <w:r>
        <w:t xml:space="preserve">Disclosure of </w:t>
      </w:r>
      <w:r w:rsidR="00E30FCE">
        <w:t>P</w:t>
      </w:r>
      <w:r>
        <w:t>ersonal data to third parties</w:t>
      </w:r>
      <w:bookmarkEnd w:id="27"/>
      <w:r>
        <w:t xml:space="preserve"> </w:t>
      </w:r>
    </w:p>
    <w:p w14:paraId="6B91F7BA" w14:textId="3DDE5977" w:rsidR="00E370FD" w:rsidRDefault="00732804" w:rsidP="00C23E04">
      <w:pPr>
        <w:pStyle w:val="ListParagraph"/>
        <w:numPr>
          <w:ilvl w:val="1"/>
          <w:numId w:val="15"/>
        </w:numPr>
        <w:ind w:right="176" w:hanging="448"/>
        <w:contextualSpacing w:val="0"/>
      </w:pPr>
      <w:r>
        <w:t xml:space="preserve">BMAT will </w:t>
      </w:r>
      <w:r w:rsidR="00850460">
        <w:t xml:space="preserve">only </w:t>
      </w:r>
      <w:r>
        <w:t xml:space="preserve">disclose Personal </w:t>
      </w:r>
      <w:r w:rsidR="002E660C">
        <w:t>D</w:t>
      </w:r>
      <w:r>
        <w:t xml:space="preserve">ata to third parties where </w:t>
      </w:r>
      <w:r w:rsidR="00850460">
        <w:t>necessary</w:t>
      </w:r>
      <w:r w:rsidR="00E370FD">
        <w:t xml:space="preserve">, </w:t>
      </w:r>
      <w:r w:rsidR="00850460">
        <w:t xml:space="preserve">including </w:t>
      </w:r>
      <w:r w:rsidR="00E370FD">
        <w:t>where the GDPR provides for circumstances under which consent is not required (</w:t>
      </w:r>
      <w:proofErr w:type="gramStart"/>
      <w:r w:rsidR="00E370FD">
        <w:t>e.g.</w:t>
      </w:r>
      <w:proofErr w:type="gramEnd"/>
      <w:r w:rsidR="00E370FD">
        <w:t xml:space="preserve"> for the prevention of detection of a crime)</w:t>
      </w:r>
    </w:p>
    <w:p w14:paraId="0260497F" w14:textId="23756F5D" w:rsidR="00A400C4" w:rsidRDefault="00E370FD" w:rsidP="00C23E04">
      <w:pPr>
        <w:pStyle w:val="ListParagraph"/>
        <w:numPr>
          <w:ilvl w:val="1"/>
          <w:numId w:val="15"/>
        </w:numPr>
        <w:ind w:right="176" w:hanging="448"/>
        <w:contextualSpacing w:val="0"/>
      </w:pPr>
      <w:r>
        <w:t xml:space="preserve">Where </w:t>
      </w:r>
      <w:r w:rsidR="00725502">
        <w:t xml:space="preserve">consent is received from the data subject for disclosure of their data to a third party, BMAT will ensure a </w:t>
      </w:r>
      <w:r w:rsidR="00850460">
        <w:t xml:space="preserve">privacy notice is provided when consent is sought. BMAT will ensure a </w:t>
      </w:r>
      <w:r w:rsidR="00725502">
        <w:t xml:space="preserve">data processing agreement </w:t>
      </w:r>
      <w:r w:rsidR="00850460">
        <w:t>is</w:t>
      </w:r>
      <w:r w:rsidR="00725502">
        <w:t xml:space="preserve"> in place with the third party and make appropriate and proportionate enquiries of the third party in order to ensure proper and secure </w:t>
      </w:r>
      <w:r w:rsidR="00A400C4">
        <w:t>processi</w:t>
      </w:r>
      <w:r w:rsidR="00725502">
        <w:t>ng of the data</w:t>
      </w:r>
    </w:p>
    <w:p w14:paraId="002ED0F3" w14:textId="3709E469" w:rsidR="00CC14C2" w:rsidRDefault="00CC14C2" w:rsidP="00C23E04">
      <w:pPr>
        <w:spacing w:after="0" w:line="259" w:lineRule="auto"/>
      </w:pPr>
    </w:p>
    <w:p w14:paraId="1F129B66" w14:textId="0D8357A4" w:rsidR="00CC14C2" w:rsidRDefault="00CC14C2" w:rsidP="00C23E04">
      <w:pPr>
        <w:pStyle w:val="Heading2"/>
        <w:numPr>
          <w:ilvl w:val="0"/>
          <w:numId w:val="15"/>
        </w:numPr>
      </w:pPr>
      <w:bookmarkStart w:id="28" w:name="_Toc62811441"/>
      <w:r>
        <w:t xml:space="preserve">Confidentiality </w:t>
      </w:r>
      <w:r w:rsidR="00C26856">
        <w:t>and</w:t>
      </w:r>
      <w:r>
        <w:t xml:space="preserve"> pupil concerns</w:t>
      </w:r>
      <w:bookmarkEnd w:id="28"/>
      <w:r>
        <w:t xml:space="preserve"> </w:t>
      </w:r>
    </w:p>
    <w:p w14:paraId="7A7F1849" w14:textId="4FEA7744" w:rsidR="006E6498" w:rsidRDefault="003601A7" w:rsidP="006E6498">
      <w:pPr>
        <w:pStyle w:val="ListParagraph"/>
        <w:numPr>
          <w:ilvl w:val="1"/>
          <w:numId w:val="15"/>
        </w:numPr>
        <w:ind w:right="176" w:hanging="448"/>
        <w:contextualSpacing w:val="0"/>
      </w:pPr>
      <w:r>
        <w:t xml:space="preserve">BMAT </w:t>
      </w:r>
      <w:r w:rsidR="006E6498">
        <w:t>understands that Pupils’ Personal Data belongs to them and it is their right to have it protected</w:t>
      </w:r>
    </w:p>
    <w:p w14:paraId="64622D95" w14:textId="6B3DFE93" w:rsidR="00CC14C2" w:rsidRDefault="006E6498" w:rsidP="006E6498">
      <w:pPr>
        <w:pStyle w:val="ListParagraph"/>
        <w:numPr>
          <w:ilvl w:val="1"/>
          <w:numId w:val="15"/>
        </w:numPr>
        <w:ind w:right="176" w:hanging="448"/>
        <w:contextualSpacing w:val="0"/>
      </w:pPr>
      <w:r>
        <w:t xml:space="preserve">BMAT </w:t>
      </w:r>
      <w:r w:rsidR="003601A7">
        <w:t xml:space="preserve">will comply with </w:t>
      </w:r>
      <w:r w:rsidR="005452E6">
        <w:t>Pupils</w:t>
      </w:r>
      <w:r w:rsidR="004F0B45">
        <w:t xml:space="preserve">’ requests that </w:t>
      </w:r>
      <w:r w:rsidR="0038284C">
        <w:t xml:space="preserve">their Personal </w:t>
      </w:r>
      <w:r w:rsidR="002E660C">
        <w:t>D</w:t>
      </w:r>
      <w:r w:rsidR="0038284C">
        <w:t xml:space="preserve">ata be kept </w:t>
      </w:r>
      <w:r w:rsidR="00CC14C2">
        <w:t>confidential</w:t>
      </w:r>
      <w:r w:rsidR="0038284C">
        <w:t xml:space="preserve"> from their parents </w:t>
      </w:r>
      <w:r w:rsidR="004F0B45">
        <w:t>where they have raised a confidential concern with staff.</w:t>
      </w:r>
      <w:r w:rsidR="00210E2F">
        <w:t xml:space="preserve">  Where BMAT </w:t>
      </w:r>
      <w:r w:rsidR="00CC14C2">
        <w:t xml:space="preserve">has reasonable grounds to believe that the pupil does not fully understand the consequences of withholding their consent, or where </w:t>
      </w:r>
      <w:r w:rsidR="002E368F">
        <w:t>it</w:t>
      </w:r>
      <w:r w:rsidR="00CC14C2">
        <w:t xml:space="preserve"> believes disclosure will be in the best interests of the pupil or other pupils</w:t>
      </w:r>
      <w:r w:rsidR="009B11E6">
        <w:t>, this request will be denied</w:t>
      </w:r>
      <w:r w:rsidR="00CC14C2">
        <w:t xml:space="preserve">. </w:t>
      </w:r>
    </w:p>
    <w:p w14:paraId="257B8DDD" w14:textId="75B64B58" w:rsidR="00CC14C2" w:rsidRDefault="006E6498" w:rsidP="00E30FCE">
      <w:pPr>
        <w:pStyle w:val="Heading2"/>
        <w:numPr>
          <w:ilvl w:val="0"/>
          <w:numId w:val="15"/>
        </w:numPr>
      </w:pPr>
      <w:bookmarkStart w:id="29" w:name="_Toc62811442"/>
      <w:r>
        <w:t>Right to Access</w:t>
      </w:r>
      <w:bookmarkEnd w:id="29"/>
    </w:p>
    <w:p w14:paraId="792A7F2E" w14:textId="77777777" w:rsidR="001B2D98" w:rsidRDefault="00D94F4A" w:rsidP="001B2D98">
      <w:pPr>
        <w:rPr>
          <w:ins w:id="30" w:author="Lindsey Smith" w:date="2021-06-16T09:40:00Z"/>
          <w:rFonts w:eastAsia="Times New Roman" w:cstheme="minorHAnsi"/>
          <w:color w:val="auto"/>
          <w:szCs w:val="20"/>
          <w:lang w:eastAsia="en-GB"/>
        </w:rPr>
      </w:pPr>
      <w:r>
        <w:t xml:space="preserve">Requests made by individuals to see Personal data held about them by BMAT or a Trust school will be considered a subject access request. Where a pupil </w:t>
      </w:r>
      <w:del w:id="31" w:author="Lindsey Smith" w:date="2021-06-16T09:40:00Z">
        <w:r w:rsidDel="001B2D98">
          <w:delText>does not have sufficient understanding to make their own request, a person with parental responsibility may make a request on their behalf.</w:delText>
        </w:r>
      </w:del>
      <w:ins w:id="32" w:author="Lindsey Smith" w:date="2021-06-16T09:40:00Z">
        <w:r w:rsidR="001B2D98" w:rsidRPr="001B2D98">
          <w:rPr>
            <w:rFonts w:cstheme="minorHAnsi"/>
            <w:szCs w:val="20"/>
          </w:rPr>
          <w:t xml:space="preserve">is </w:t>
        </w:r>
        <w:r w:rsidR="001B2D98" w:rsidRPr="001B2D98">
          <w:rPr>
            <w:rFonts w:eastAsia="Times New Roman" w:cstheme="minorHAnsi"/>
            <w:color w:val="000000"/>
            <w:szCs w:val="20"/>
            <w:lang w:eastAsia="en-GB"/>
            <w:rPrChange w:id="33" w:author="Lindsey Smith" w:date="2021-06-16T09:40:00Z">
              <w:rPr>
                <w:rFonts w:ascii="Times New Roman" w:eastAsia="Times New Roman" w:hAnsi="Times New Roman" w:cs="Times New Roman"/>
                <w:color w:val="000000"/>
                <w:sz w:val="24"/>
                <w:lang w:eastAsia="en-GB"/>
              </w:rPr>
            </w:rPrChange>
          </w:rPr>
          <w:t>under the age of 12 years old we will seek consent from an individual with parental responsibility for that pupil.</w:t>
        </w:r>
      </w:ins>
    </w:p>
    <w:p w14:paraId="6B2AC85A" w14:textId="77777777" w:rsidR="001B2D98" w:rsidRDefault="001B2D98" w:rsidP="001B2D98">
      <w:pPr>
        <w:ind w:hanging="17"/>
        <w:rPr>
          <w:ins w:id="34" w:author="Lindsey Smith" w:date="2021-06-16T09:41:00Z"/>
          <w:rFonts w:eastAsia="Times New Roman" w:cstheme="minorHAnsi"/>
          <w:color w:val="auto"/>
          <w:szCs w:val="20"/>
          <w:lang w:eastAsia="en-GB"/>
        </w:rPr>
      </w:pPr>
      <w:ins w:id="35" w:author="Lindsey Smith" w:date="2021-06-16T09:40:00Z">
        <w:r w:rsidRPr="001B2D98">
          <w:rPr>
            <w:rFonts w:eastAsia="Times New Roman" w:cstheme="minorHAnsi"/>
            <w:color w:val="000000"/>
            <w:szCs w:val="20"/>
            <w:lang w:eastAsia="en-GB"/>
            <w:rPrChange w:id="36" w:author="Lindsey Smith" w:date="2021-06-16T09:40:00Z">
              <w:rPr>
                <w:rFonts w:ascii="Times New Roman" w:eastAsia="Times New Roman" w:hAnsi="Times New Roman" w:cs="Times New Roman"/>
                <w:color w:val="000000"/>
                <w:sz w:val="24"/>
                <w:lang w:eastAsia="en-GB"/>
              </w:rPr>
            </w:rPrChange>
          </w:rPr>
          <w:t>We will generally only seek consent directly from a pupil if they are legally able to give such consent. The legal age for consent under Data Protection legislation is 12.  However</w:t>
        </w:r>
      </w:ins>
      <w:ins w:id="37" w:author="Lindsey Smith" w:date="2021-06-16T09:41:00Z">
        <w:r>
          <w:rPr>
            <w:rFonts w:eastAsia="Times New Roman" w:cstheme="minorHAnsi"/>
            <w:color w:val="000000"/>
            <w:szCs w:val="20"/>
            <w:lang w:eastAsia="en-GB"/>
          </w:rPr>
          <w:t>,</w:t>
        </w:r>
      </w:ins>
      <w:ins w:id="38" w:author="Lindsey Smith" w:date="2021-06-16T09:40:00Z">
        <w:r w:rsidRPr="001B2D98">
          <w:rPr>
            <w:rFonts w:eastAsia="Times New Roman" w:cstheme="minorHAnsi"/>
            <w:color w:val="000000"/>
            <w:szCs w:val="20"/>
            <w:lang w:eastAsia="en-GB"/>
            <w:rPrChange w:id="39" w:author="Lindsey Smith" w:date="2021-06-16T09:40:00Z">
              <w:rPr>
                <w:rFonts w:ascii="Times New Roman" w:eastAsia="Times New Roman" w:hAnsi="Times New Roman" w:cs="Times New Roman"/>
                <w:color w:val="000000"/>
                <w:sz w:val="24"/>
                <w:lang w:eastAsia="en-GB"/>
              </w:rPr>
            </w:rPrChange>
          </w:rPr>
          <w:t xml:space="preserve"> we recognise that this may not be appropriate in certain circumstances and therefore the </w:t>
        </w:r>
        <w:r w:rsidRPr="001B2D98">
          <w:rPr>
            <w:rFonts w:eastAsia="Times New Roman" w:cstheme="minorHAnsi"/>
            <w:color w:val="auto"/>
            <w:szCs w:val="20"/>
            <w:lang w:eastAsia="en-GB"/>
            <w:rPrChange w:id="40" w:author="Lindsey Smith" w:date="2021-06-16T09:40:00Z">
              <w:rPr>
                <w:rFonts w:ascii="Times New Roman" w:eastAsia="Times New Roman" w:hAnsi="Times New Roman" w:cs="Times New Roman"/>
                <w:color w:val="auto"/>
                <w:sz w:val="24"/>
                <w:lang w:eastAsia="en-GB"/>
              </w:rPr>
            </w:rPrChange>
          </w:rPr>
          <w:t>organisation</w:t>
        </w:r>
        <w:r w:rsidRPr="001B2D98">
          <w:rPr>
            <w:rFonts w:eastAsia="Times New Roman" w:cstheme="minorHAnsi"/>
            <w:color w:val="000000"/>
            <w:szCs w:val="20"/>
            <w:lang w:eastAsia="en-GB"/>
            <w:rPrChange w:id="41" w:author="Lindsey Smith" w:date="2021-06-16T09:40:00Z">
              <w:rPr>
                <w:rFonts w:ascii="Times New Roman" w:eastAsia="Times New Roman" w:hAnsi="Times New Roman" w:cs="Times New Roman"/>
                <w:color w:val="000000"/>
                <w:sz w:val="24"/>
                <w:lang w:eastAsia="en-GB"/>
              </w:rPr>
            </w:rPrChange>
          </w:rPr>
          <w:t xml:space="preserve"> may be required to seek consent from </w:t>
        </w:r>
        <w:r w:rsidRPr="001B2D98">
          <w:rPr>
            <w:rFonts w:eastAsia="Times New Roman" w:cstheme="minorHAnsi"/>
            <w:color w:val="auto"/>
            <w:szCs w:val="20"/>
            <w:lang w:eastAsia="en-GB"/>
            <w:rPrChange w:id="42" w:author="Lindsey Smith" w:date="2021-06-16T09:40:00Z">
              <w:rPr>
                <w:rFonts w:ascii="Times New Roman" w:eastAsia="Times New Roman" w:hAnsi="Times New Roman" w:cs="Times New Roman"/>
                <w:color w:val="auto"/>
                <w:sz w:val="24"/>
                <w:lang w:eastAsia="en-GB"/>
              </w:rPr>
            </w:rPrChange>
          </w:rPr>
          <w:t>an</w:t>
        </w:r>
        <w:r w:rsidRPr="001B2D98">
          <w:rPr>
            <w:rFonts w:eastAsia="Times New Roman" w:cstheme="minorHAnsi"/>
            <w:color w:val="000000"/>
            <w:szCs w:val="20"/>
            <w:lang w:eastAsia="en-GB"/>
            <w:rPrChange w:id="43" w:author="Lindsey Smith" w:date="2021-06-16T09:40:00Z">
              <w:rPr>
                <w:rFonts w:ascii="Times New Roman" w:eastAsia="Times New Roman" w:hAnsi="Times New Roman" w:cs="Times New Roman"/>
                <w:color w:val="000000"/>
                <w:sz w:val="24"/>
                <w:lang w:eastAsia="en-GB"/>
              </w:rPr>
            </w:rPrChange>
          </w:rPr>
          <w:t xml:space="preserve"> individual with parental responsibility.</w:t>
        </w:r>
      </w:ins>
    </w:p>
    <w:p w14:paraId="5B335F79" w14:textId="4331DE52" w:rsidR="001B2D98" w:rsidRPr="001B2D98" w:rsidRDefault="001B2D98" w:rsidP="001B2D98">
      <w:pPr>
        <w:ind w:hanging="17"/>
        <w:rPr>
          <w:ins w:id="44" w:author="Lindsey Smith" w:date="2021-06-16T09:40:00Z"/>
          <w:rFonts w:eastAsia="Times New Roman" w:cstheme="minorHAnsi"/>
          <w:color w:val="auto"/>
          <w:szCs w:val="20"/>
          <w:lang w:eastAsia="en-GB"/>
          <w:rPrChange w:id="45" w:author="Lindsey Smith" w:date="2021-06-16T09:40:00Z">
            <w:rPr>
              <w:ins w:id="46" w:author="Lindsey Smith" w:date="2021-06-16T09:40:00Z"/>
              <w:rFonts w:ascii="Times New Roman" w:eastAsia="Times New Roman" w:hAnsi="Times New Roman" w:cs="Times New Roman"/>
              <w:color w:val="auto"/>
              <w:sz w:val="24"/>
              <w:lang w:eastAsia="en-GB"/>
            </w:rPr>
          </w:rPrChange>
        </w:rPr>
        <w:pPrChange w:id="47" w:author="Lindsey Smith" w:date="2021-06-16T09:41:00Z">
          <w:pPr>
            <w:spacing w:after="0" w:line="240" w:lineRule="auto"/>
            <w:ind w:left="0" w:firstLine="0"/>
          </w:pPr>
        </w:pPrChange>
      </w:pPr>
      <w:ins w:id="48" w:author="Lindsey Smith" w:date="2021-06-16T09:40:00Z">
        <w:r w:rsidRPr="001B2D98">
          <w:rPr>
            <w:rFonts w:eastAsia="Times New Roman" w:cstheme="minorHAnsi"/>
            <w:color w:val="000000"/>
            <w:szCs w:val="20"/>
            <w:lang w:eastAsia="en-GB"/>
            <w:rPrChange w:id="49" w:author="Lindsey Smith" w:date="2021-06-16T09:40:00Z">
              <w:rPr>
                <w:rFonts w:ascii="Times New Roman" w:eastAsia="Times New Roman" w:hAnsi="Times New Roman" w:cs="Times New Roman"/>
                <w:color w:val="000000"/>
                <w:sz w:val="24"/>
                <w:lang w:eastAsia="en-GB"/>
              </w:rPr>
            </w:rPrChange>
          </w:rPr>
          <w:t xml:space="preserve">If consent is required for the processing of personal data of any data </w:t>
        </w:r>
        <w:proofErr w:type="gramStart"/>
        <w:r w:rsidRPr="001B2D98">
          <w:rPr>
            <w:rFonts w:eastAsia="Times New Roman" w:cstheme="minorHAnsi"/>
            <w:color w:val="000000"/>
            <w:szCs w:val="20"/>
            <w:lang w:eastAsia="en-GB"/>
            <w:rPrChange w:id="50" w:author="Lindsey Smith" w:date="2021-06-16T09:40:00Z">
              <w:rPr>
                <w:rFonts w:ascii="Times New Roman" w:eastAsia="Times New Roman" w:hAnsi="Times New Roman" w:cs="Times New Roman"/>
                <w:color w:val="000000"/>
                <w:sz w:val="24"/>
                <w:lang w:eastAsia="en-GB"/>
              </w:rPr>
            </w:rPrChange>
          </w:rPr>
          <w:t>subject</w:t>
        </w:r>
        <w:proofErr w:type="gramEnd"/>
        <w:r w:rsidRPr="001B2D98">
          <w:rPr>
            <w:rFonts w:eastAsia="Times New Roman" w:cstheme="minorHAnsi"/>
            <w:color w:val="000000"/>
            <w:szCs w:val="20"/>
            <w:lang w:eastAsia="en-GB"/>
            <w:rPrChange w:id="51" w:author="Lindsey Smith" w:date="2021-06-16T09:40:00Z">
              <w:rPr>
                <w:rFonts w:ascii="Times New Roman" w:eastAsia="Times New Roman" w:hAnsi="Times New Roman" w:cs="Times New Roman"/>
                <w:color w:val="000000"/>
                <w:sz w:val="24"/>
                <w:lang w:eastAsia="en-GB"/>
              </w:rPr>
            </w:rPrChange>
          </w:rPr>
          <w:t xml:space="preserve"> then the form of this consent must:</w:t>
        </w:r>
      </w:ins>
    </w:p>
    <w:p w14:paraId="5CE29965" w14:textId="77777777" w:rsidR="001B2D98" w:rsidRPr="001B2D98" w:rsidRDefault="001B2D98" w:rsidP="001B2D98">
      <w:pPr>
        <w:numPr>
          <w:ilvl w:val="0"/>
          <w:numId w:val="37"/>
        </w:numPr>
        <w:tabs>
          <w:tab w:val="clear" w:pos="720"/>
          <w:tab w:val="num" w:pos="1134"/>
        </w:tabs>
        <w:spacing w:before="100" w:beforeAutospacing="1" w:after="100" w:afterAutospacing="1" w:line="240" w:lineRule="auto"/>
        <w:ind w:left="1134"/>
        <w:rPr>
          <w:ins w:id="52" w:author="Lindsey Smith" w:date="2021-06-16T09:40:00Z"/>
          <w:rFonts w:eastAsia="Times New Roman" w:cstheme="minorHAnsi"/>
          <w:color w:val="auto"/>
          <w:szCs w:val="20"/>
          <w:lang w:eastAsia="en-GB"/>
          <w:rPrChange w:id="53" w:author="Lindsey Smith" w:date="2021-06-16T09:40:00Z">
            <w:rPr>
              <w:ins w:id="54" w:author="Lindsey Smith" w:date="2021-06-16T09:40:00Z"/>
              <w:rFonts w:ascii="Times New Roman" w:eastAsia="Times New Roman" w:hAnsi="Times New Roman" w:cs="Times New Roman"/>
              <w:color w:val="auto"/>
              <w:sz w:val="24"/>
              <w:lang w:eastAsia="en-GB"/>
            </w:rPr>
          </w:rPrChange>
        </w:rPr>
        <w:pPrChange w:id="55" w:author="Lindsey Smith" w:date="2021-06-16T09:41:00Z">
          <w:pPr>
            <w:numPr>
              <w:numId w:val="37"/>
            </w:numPr>
            <w:tabs>
              <w:tab w:val="num" w:pos="720"/>
            </w:tabs>
            <w:spacing w:before="100" w:beforeAutospacing="1" w:after="100" w:afterAutospacing="1" w:line="240" w:lineRule="auto"/>
            <w:ind w:left="720" w:hanging="360"/>
          </w:pPr>
        </w:pPrChange>
      </w:pPr>
      <w:ins w:id="56" w:author="Lindsey Smith" w:date="2021-06-16T09:40:00Z">
        <w:r w:rsidRPr="001B2D98">
          <w:rPr>
            <w:rFonts w:eastAsia="Times New Roman" w:cstheme="minorHAnsi"/>
            <w:color w:val="auto"/>
            <w:szCs w:val="20"/>
            <w:lang w:eastAsia="en-GB"/>
            <w:rPrChange w:id="57" w:author="Lindsey Smith" w:date="2021-06-16T09:40:00Z">
              <w:rPr>
                <w:rFonts w:ascii="Times New Roman" w:eastAsia="Times New Roman" w:hAnsi="Times New Roman" w:cs="Times New Roman"/>
                <w:color w:val="auto"/>
                <w:sz w:val="24"/>
                <w:lang w:eastAsia="en-GB"/>
              </w:rPr>
            </w:rPrChange>
          </w:rPr>
          <w:t>Inform the data subject of exactly what we intend to do with their personal data</w:t>
        </w:r>
      </w:ins>
    </w:p>
    <w:p w14:paraId="7C239BDE" w14:textId="77777777" w:rsidR="001B2D98" w:rsidRPr="001B2D98" w:rsidRDefault="001B2D98" w:rsidP="001B2D98">
      <w:pPr>
        <w:numPr>
          <w:ilvl w:val="0"/>
          <w:numId w:val="37"/>
        </w:numPr>
        <w:tabs>
          <w:tab w:val="clear" w:pos="720"/>
          <w:tab w:val="num" w:pos="1134"/>
        </w:tabs>
        <w:spacing w:before="100" w:beforeAutospacing="1" w:after="100" w:afterAutospacing="1" w:line="240" w:lineRule="auto"/>
        <w:ind w:left="1134"/>
        <w:rPr>
          <w:ins w:id="58" w:author="Lindsey Smith" w:date="2021-06-16T09:40:00Z"/>
          <w:rFonts w:eastAsia="Times New Roman" w:cstheme="minorHAnsi"/>
          <w:color w:val="auto"/>
          <w:szCs w:val="20"/>
          <w:lang w:eastAsia="en-GB"/>
          <w:rPrChange w:id="59" w:author="Lindsey Smith" w:date="2021-06-16T09:40:00Z">
            <w:rPr>
              <w:ins w:id="60" w:author="Lindsey Smith" w:date="2021-06-16T09:40:00Z"/>
              <w:rFonts w:ascii="Times New Roman" w:eastAsia="Times New Roman" w:hAnsi="Times New Roman" w:cs="Times New Roman"/>
              <w:color w:val="auto"/>
              <w:sz w:val="24"/>
              <w:lang w:eastAsia="en-GB"/>
            </w:rPr>
          </w:rPrChange>
        </w:rPr>
        <w:pPrChange w:id="61" w:author="Lindsey Smith" w:date="2021-06-16T09:41:00Z">
          <w:pPr>
            <w:numPr>
              <w:numId w:val="37"/>
            </w:numPr>
            <w:tabs>
              <w:tab w:val="num" w:pos="720"/>
            </w:tabs>
            <w:spacing w:before="100" w:beforeAutospacing="1" w:after="100" w:afterAutospacing="1" w:line="240" w:lineRule="auto"/>
            <w:ind w:left="720" w:hanging="360"/>
          </w:pPr>
        </w:pPrChange>
      </w:pPr>
      <w:ins w:id="62" w:author="Lindsey Smith" w:date="2021-06-16T09:40:00Z">
        <w:r w:rsidRPr="001B2D98">
          <w:rPr>
            <w:rFonts w:eastAsia="Times New Roman" w:cstheme="minorHAnsi"/>
            <w:color w:val="auto"/>
            <w:szCs w:val="20"/>
            <w:lang w:eastAsia="en-GB"/>
            <w:rPrChange w:id="63" w:author="Lindsey Smith" w:date="2021-06-16T09:40:00Z">
              <w:rPr>
                <w:rFonts w:ascii="Times New Roman" w:eastAsia="Times New Roman" w:hAnsi="Times New Roman" w:cs="Times New Roman"/>
                <w:color w:val="auto"/>
                <w:sz w:val="24"/>
                <w:lang w:eastAsia="en-GB"/>
              </w:rPr>
            </w:rPrChange>
          </w:rPr>
          <w:t>Require them to positively confirm that they consent (we cannot ask them to opt-out rather than opt-in); and</w:t>
        </w:r>
      </w:ins>
    </w:p>
    <w:p w14:paraId="7D1F8E3A" w14:textId="77777777" w:rsidR="001B2D98" w:rsidRPr="001B2D98" w:rsidRDefault="001B2D98" w:rsidP="001B2D98">
      <w:pPr>
        <w:numPr>
          <w:ilvl w:val="0"/>
          <w:numId w:val="37"/>
        </w:numPr>
        <w:tabs>
          <w:tab w:val="clear" w:pos="720"/>
          <w:tab w:val="num" w:pos="1134"/>
        </w:tabs>
        <w:spacing w:before="100" w:beforeAutospacing="1" w:after="100" w:afterAutospacing="1" w:line="240" w:lineRule="auto"/>
        <w:ind w:left="1134"/>
        <w:rPr>
          <w:ins w:id="64" w:author="Lindsey Smith" w:date="2021-06-16T09:40:00Z"/>
          <w:rFonts w:eastAsia="Times New Roman" w:cstheme="minorHAnsi"/>
          <w:color w:val="auto"/>
          <w:szCs w:val="20"/>
          <w:lang w:eastAsia="en-GB"/>
          <w:rPrChange w:id="65" w:author="Lindsey Smith" w:date="2021-06-16T09:40:00Z">
            <w:rPr>
              <w:ins w:id="66" w:author="Lindsey Smith" w:date="2021-06-16T09:40:00Z"/>
              <w:rFonts w:ascii="Times New Roman" w:eastAsia="Times New Roman" w:hAnsi="Times New Roman" w:cs="Times New Roman"/>
              <w:color w:val="auto"/>
              <w:sz w:val="24"/>
              <w:lang w:eastAsia="en-GB"/>
            </w:rPr>
          </w:rPrChange>
        </w:rPr>
        <w:pPrChange w:id="67" w:author="Lindsey Smith" w:date="2021-06-16T09:41:00Z">
          <w:pPr>
            <w:numPr>
              <w:numId w:val="37"/>
            </w:numPr>
            <w:tabs>
              <w:tab w:val="num" w:pos="720"/>
            </w:tabs>
            <w:spacing w:before="100" w:beforeAutospacing="1" w:after="100" w:afterAutospacing="1" w:line="240" w:lineRule="auto"/>
            <w:ind w:left="720" w:hanging="360"/>
          </w:pPr>
        </w:pPrChange>
      </w:pPr>
      <w:ins w:id="68" w:author="Lindsey Smith" w:date="2021-06-16T09:40:00Z">
        <w:r w:rsidRPr="001B2D98">
          <w:rPr>
            <w:rFonts w:eastAsia="Times New Roman" w:cstheme="minorHAnsi"/>
            <w:color w:val="auto"/>
            <w:szCs w:val="20"/>
            <w:lang w:eastAsia="en-GB"/>
            <w:rPrChange w:id="69" w:author="Lindsey Smith" w:date="2021-06-16T09:40:00Z">
              <w:rPr>
                <w:rFonts w:ascii="Times New Roman" w:eastAsia="Times New Roman" w:hAnsi="Times New Roman" w:cs="Times New Roman"/>
                <w:color w:val="auto"/>
                <w:sz w:val="24"/>
                <w:lang w:eastAsia="en-GB"/>
              </w:rPr>
            </w:rPrChange>
          </w:rPr>
          <w:t>Inform the data subject of how they can withdraw their consent.</w:t>
        </w:r>
      </w:ins>
    </w:p>
    <w:p w14:paraId="0FFE1DDF" w14:textId="3EA04D91" w:rsidR="00CC14C2" w:rsidRDefault="00D94F4A" w:rsidP="001B13CC">
      <w:pPr>
        <w:pStyle w:val="ListParagraph"/>
        <w:numPr>
          <w:ilvl w:val="1"/>
          <w:numId w:val="15"/>
        </w:numPr>
        <w:spacing w:after="110" w:line="248" w:lineRule="auto"/>
        <w:ind w:right="176" w:hanging="448"/>
        <w:contextualSpacing w:val="0"/>
      </w:pPr>
      <w:r>
        <w:t xml:space="preserve">   </w:t>
      </w:r>
    </w:p>
    <w:p w14:paraId="06A8D49E" w14:textId="77777777" w:rsidR="00574993" w:rsidRDefault="00EF6B61" w:rsidP="001B13CC">
      <w:pPr>
        <w:pStyle w:val="ListParagraph"/>
        <w:numPr>
          <w:ilvl w:val="1"/>
          <w:numId w:val="15"/>
        </w:numPr>
        <w:ind w:right="176" w:hanging="448"/>
        <w:contextualSpacing w:val="0"/>
      </w:pPr>
      <w:r>
        <w:t xml:space="preserve">In responding to subject access requests, BMAT </w:t>
      </w:r>
      <w:r w:rsidR="00191B00">
        <w:t xml:space="preserve">will </w:t>
      </w:r>
      <w:r w:rsidR="00462B73">
        <w:t xml:space="preserve">adhere to the </w:t>
      </w:r>
      <w:r w:rsidR="00094466">
        <w:t>timeline</w:t>
      </w:r>
      <w:r w:rsidR="00434057">
        <w:t>, stipulations and exemptions</w:t>
      </w:r>
    </w:p>
    <w:p w14:paraId="5FCE760B" w14:textId="62E39C84" w:rsidR="0013093C" w:rsidRDefault="00CC14C2" w:rsidP="00EE50EC">
      <w:pPr>
        <w:pStyle w:val="ListParagraph"/>
        <w:numPr>
          <w:ilvl w:val="1"/>
          <w:numId w:val="15"/>
        </w:numPr>
        <w:ind w:right="176" w:hanging="448"/>
        <w:contextualSpacing w:val="0"/>
      </w:pPr>
      <w:r>
        <w:t xml:space="preserve">All </w:t>
      </w:r>
      <w:r w:rsidR="00574993">
        <w:t xml:space="preserve">subject access request responses will </w:t>
      </w:r>
      <w:r>
        <w:t xml:space="preserve">be reviewed by the </w:t>
      </w:r>
      <w:r w:rsidR="00574993">
        <w:t xml:space="preserve">Executive lead for </w:t>
      </w:r>
      <w:r w:rsidR="001B13CC">
        <w:t xml:space="preserve">data protection </w:t>
      </w:r>
      <w:r>
        <w:t>before disclosure takes plac</w:t>
      </w:r>
      <w:r w:rsidR="001B13CC">
        <w:t>e.</w:t>
      </w:r>
      <w:r w:rsidR="006E6498">
        <w:t xml:space="preserve"> A subject access request form and single point of contact will be provided via the Trust and school websites</w:t>
      </w:r>
    </w:p>
    <w:p w14:paraId="5ABDB1A9" w14:textId="77777777" w:rsidR="0013093C" w:rsidRDefault="0013093C" w:rsidP="0013093C">
      <w:pPr>
        <w:pStyle w:val="ListParagraph"/>
        <w:ind w:left="726" w:right="176" w:firstLine="0"/>
        <w:contextualSpacing w:val="0"/>
      </w:pPr>
    </w:p>
    <w:p w14:paraId="7B0B4E44" w14:textId="6D757025" w:rsidR="00CC14C2" w:rsidRDefault="002E660C" w:rsidP="0013093C">
      <w:pPr>
        <w:pStyle w:val="Heading2"/>
        <w:numPr>
          <w:ilvl w:val="0"/>
          <w:numId w:val="15"/>
        </w:numPr>
      </w:pPr>
      <w:r>
        <w:t xml:space="preserve"> </w:t>
      </w:r>
      <w:bookmarkStart w:id="70" w:name="_Toc62811443"/>
      <w:r>
        <w:t>Other r</w:t>
      </w:r>
      <w:r w:rsidR="00CC14C2">
        <w:t xml:space="preserve">ights of individuals </w:t>
      </w:r>
      <w:r w:rsidR="00EE50EC">
        <w:t>under the GDPR</w:t>
      </w:r>
      <w:bookmarkEnd w:id="70"/>
    </w:p>
    <w:p w14:paraId="768AB447" w14:textId="77777777" w:rsidR="00583F25" w:rsidRDefault="00AE0C57" w:rsidP="0051652A">
      <w:pPr>
        <w:pStyle w:val="ListParagraph"/>
        <w:numPr>
          <w:ilvl w:val="1"/>
          <w:numId w:val="15"/>
        </w:numPr>
        <w:ind w:right="176" w:hanging="448"/>
        <w:contextualSpacing w:val="0"/>
      </w:pPr>
      <w:r>
        <w:t xml:space="preserve">BMAT </w:t>
      </w:r>
      <w:r w:rsidR="00356087">
        <w:t>will</w:t>
      </w:r>
      <w:r w:rsidR="00354144">
        <w:t xml:space="preserve"> comply with its legal obligations to protect the rights of individuals</w:t>
      </w:r>
      <w:r w:rsidR="00F34EE8">
        <w:t xml:space="preserve">, in particular the right of the individual </w:t>
      </w:r>
      <w:r w:rsidR="004D5D02">
        <w:t xml:space="preserve">to rectification, erasure, data portability and to object to </w:t>
      </w:r>
      <w:r w:rsidR="00583F25">
        <w:t xml:space="preserve">the </w:t>
      </w:r>
      <w:r w:rsidR="004D5D02">
        <w:t>processing</w:t>
      </w:r>
      <w:r w:rsidR="00583F25">
        <w:t xml:space="preserve"> of their Personal data</w:t>
      </w:r>
    </w:p>
    <w:p w14:paraId="66AF3F54" w14:textId="19BA0C7D" w:rsidR="00CC14C2" w:rsidRDefault="00583F25" w:rsidP="0051652A">
      <w:pPr>
        <w:pStyle w:val="ListParagraph"/>
        <w:numPr>
          <w:ilvl w:val="1"/>
          <w:numId w:val="15"/>
        </w:numPr>
        <w:ind w:right="176" w:hanging="448"/>
        <w:contextualSpacing w:val="0"/>
      </w:pPr>
      <w:r>
        <w:lastRenderedPageBreak/>
        <w:t xml:space="preserve">Where individuals </w:t>
      </w:r>
      <w:r w:rsidR="00BD19BF">
        <w:t xml:space="preserve">express their intention to </w:t>
      </w:r>
      <w:r w:rsidR="00DF3851">
        <w:t xml:space="preserve">BMAT to </w:t>
      </w:r>
      <w:r w:rsidR="00BD19BF">
        <w:t xml:space="preserve">exercise their rights under the GDPR, </w:t>
      </w:r>
      <w:r w:rsidR="00A6448D">
        <w:t>notification will be provided to the Executive lead for data protection</w:t>
      </w:r>
      <w:r w:rsidR="00DF3851">
        <w:t xml:space="preserve"> in order to ensure compliance in the form and timing of communication and </w:t>
      </w:r>
      <w:r w:rsidR="0051652A">
        <w:t xml:space="preserve">of the </w:t>
      </w:r>
      <w:r w:rsidR="00DF3851">
        <w:t>action taken</w:t>
      </w:r>
      <w:r w:rsidR="000F7AD2">
        <w:t xml:space="preserve"> </w:t>
      </w:r>
      <w:r w:rsidR="004D5D02">
        <w:t xml:space="preserve"> </w:t>
      </w:r>
    </w:p>
    <w:p w14:paraId="117DE2F1" w14:textId="77777777" w:rsidR="000F52F0" w:rsidRDefault="000F52F0" w:rsidP="000F52F0">
      <w:pPr>
        <w:pStyle w:val="ListParagraph"/>
        <w:ind w:left="726" w:right="176" w:firstLine="0"/>
        <w:contextualSpacing w:val="0"/>
      </w:pPr>
    </w:p>
    <w:p w14:paraId="6C1D5620" w14:textId="4129B49E" w:rsidR="00CC14C2" w:rsidRDefault="00CC14C2" w:rsidP="00503004">
      <w:pPr>
        <w:pStyle w:val="Heading2"/>
        <w:numPr>
          <w:ilvl w:val="0"/>
          <w:numId w:val="15"/>
        </w:numPr>
      </w:pPr>
      <w:bookmarkStart w:id="71" w:name="_Toc62811444"/>
      <w:r>
        <w:t>Breach of any requirement of the GDPR</w:t>
      </w:r>
      <w:bookmarkEnd w:id="71"/>
      <w:r>
        <w:t xml:space="preserve"> </w:t>
      </w:r>
    </w:p>
    <w:p w14:paraId="18FA2600" w14:textId="77777777" w:rsidR="00863E1F" w:rsidRPr="00863E1F" w:rsidRDefault="00CC14C2" w:rsidP="00BA2F16">
      <w:pPr>
        <w:pStyle w:val="ListParagraph"/>
        <w:numPr>
          <w:ilvl w:val="1"/>
          <w:numId w:val="15"/>
        </w:numPr>
        <w:ind w:right="176" w:hanging="448"/>
        <w:contextualSpacing w:val="0"/>
      </w:pPr>
      <w:r>
        <w:t xml:space="preserve">Any and all breaches of the GDPR, including a breach of any of the data protection principles shall be reported as soon as it is/ they are discovered, to the </w:t>
      </w:r>
      <w:r w:rsidR="00D143FE">
        <w:t>Executive lead for data protection</w:t>
      </w:r>
      <w:r w:rsidRPr="00863E1F">
        <w:rPr>
          <w:b/>
        </w:rPr>
        <w:t xml:space="preserve"> </w:t>
      </w:r>
    </w:p>
    <w:p w14:paraId="4CFA4082" w14:textId="77777777" w:rsidR="00863E1F" w:rsidRPr="00863E1F" w:rsidRDefault="00CC14C2" w:rsidP="00BA2F16">
      <w:pPr>
        <w:pStyle w:val="ListParagraph"/>
        <w:numPr>
          <w:ilvl w:val="1"/>
          <w:numId w:val="15"/>
        </w:numPr>
        <w:ind w:right="176" w:hanging="448"/>
        <w:contextualSpacing w:val="0"/>
      </w:pPr>
      <w:r>
        <w:t xml:space="preserve">Once notified, </w:t>
      </w:r>
      <w:r w:rsidR="00D143FE">
        <w:t xml:space="preserve">Executive lead for data protection shall </w:t>
      </w:r>
      <w:r w:rsidR="00207773">
        <w:t>consult</w:t>
      </w:r>
      <w:r w:rsidR="00D143FE">
        <w:t xml:space="preserve"> the DPO</w:t>
      </w:r>
      <w:r w:rsidR="00207773">
        <w:t xml:space="preserve"> in order to assess the likely risk to individuals</w:t>
      </w:r>
      <w:r w:rsidR="00863E1F">
        <w:t xml:space="preserve"> and whether to inform the ICO</w:t>
      </w:r>
      <w:r w:rsidRPr="00863E1F">
        <w:rPr>
          <w:b/>
        </w:rPr>
        <w:t xml:space="preserve"> </w:t>
      </w:r>
    </w:p>
    <w:p w14:paraId="7B7FABD3" w14:textId="5DBA4A15" w:rsidR="00F25973" w:rsidRPr="00F25973" w:rsidRDefault="00863E1F" w:rsidP="00BA2F16">
      <w:pPr>
        <w:pStyle w:val="ListParagraph"/>
        <w:numPr>
          <w:ilvl w:val="1"/>
          <w:numId w:val="15"/>
        </w:numPr>
        <w:spacing w:after="6" w:line="259" w:lineRule="auto"/>
        <w:ind w:left="708" w:right="176" w:hanging="448"/>
        <w:contextualSpacing w:val="0"/>
      </w:pPr>
      <w:r w:rsidRPr="00F25973">
        <w:t xml:space="preserve">In all cases of breach, the Executive lead for data protection will investigate the cause of the breach and create an action plan for mitigation of future breaches. This </w:t>
      </w:r>
      <w:r w:rsidR="00F25973" w:rsidRPr="00F25973">
        <w:t xml:space="preserve">might include actions such as improving staff awareness, introducing new electronic </w:t>
      </w:r>
      <w:r w:rsidR="00F25973">
        <w:t>systems</w:t>
      </w:r>
      <w:r w:rsidR="00BA2F16">
        <w:t xml:space="preserve"> or revising operational procedures.</w:t>
      </w:r>
      <w:r w:rsidR="006E6498">
        <w:t xml:space="preserve"> Breaches that pose a high risk to Data Subjects will also be reported to the ICO</w:t>
      </w:r>
    </w:p>
    <w:p w14:paraId="70D46FA5" w14:textId="68F8CF9F" w:rsidR="00CC14C2" w:rsidRDefault="00CC14C2" w:rsidP="00F25973">
      <w:pPr>
        <w:spacing w:after="6" w:line="259" w:lineRule="auto"/>
        <w:ind w:left="258" w:right="176"/>
      </w:pPr>
      <w:r w:rsidRPr="00F25973">
        <w:rPr>
          <w:rFonts w:ascii="Calibri" w:eastAsia="Calibri" w:hAnsi="Calibri" w:cs="Calibri"/>
        </w:rPr>
        <w:t xml:space="preserve"> </w:t>
      </w:r>
    </w:p>
    <w:p w14:paraId="7D6F89D0" w14:textId="1799F738" w:rsidR="00CC14C2" w:rsidDel="001E0FDB" w:rsidRDefault="00BA737D" w:rsidP="00B85241">
      <w:pPr>
        <w:pStyle w:val="Heading2"/>
        <w:numPr>
          <w:ilvl w:val="0"/>
          <w:numId w:val="15"/>
        </w:numPr>
        <w:rPr>
          <w:del w:id="72" w:author="Lindsey Smith" w:date="2021-06-16T09:37:00Z"/>
        </w:rPr>
      </w:pPr>
      <w:bookmarkStart w:id="73" w:name="_Toc62811445"/>
      <w:del w:id="74" w:author="Lindsey Smith" w:date="2021-06-16T09:37:00Z">
        <w:r w:rsidDel="001E0FDB">
          <w:delText>Compliance with the Freedom of Information Act (FOI)</w:delText>
        </w:r>
        <w:bookmarkEnd w:id="73"/>
      </w:del>
    </w:p>
    <w:p w14:paraId="25246A74" w14:textId="30F4A4EE" w:rsidR="004A7756" w:rsidRPr="004A7756" w:rsidDel="001E0FDB" w:rsidRDefault="00E11A83" w:rsidP="00E751B4">
      <w:pPr>
        <w:pStyle w:val="ListParagraph"/>
        <w:numPr>
          <w:ilvl w:val="1"/>
          <w:numId w:val="15"/>
        </w:numPr>
        <w:ind w:right="176" w:hanging="448"/>
        <w:contextualSpacing w:val="0"/>
        <w:rPr>
          <w:del w:id="75" w:author="Lindsey Smith" w:date="2021-06-16T09:37:00Z"/>
        </w:rPr>
      </w:pPr>
      <w:del w:id="76" w:author="Lindsey Smith" w:date="2021-06-16T09:37:00Z">
        <w:r w:rsidRPr="004A7756" w:rsidDel="001E0FDB">
          <w:rPr>
            <w:rFonts w:ascii="Arial" w:eastAsia="Arial" w:hAnsi="Arial" w:cs="Arial"/>
          </w:rPr>
          <w:delText xml:space="preserve">BMAT will </w:delText>
        </w:r>
        <w:r w:rsidR="00440913" w:rsidRPr="004A7756" w:rsidDel="001E0FDB">
          <w:rPr>
            <w:rFonts w:ascii="Arial" w:eastAsia="Arial" w:hAnsi="Arial" w:cs="Arial"/>
          </w:rPr>
          <w:delText xml:space="preserve">use the model FOI Publication Scheme </w:delText>
        </w:r>
        <w:r w:rsidR="00C327BA" w:rsidRPr="004A7756" w:rsidDel="001E0FDB">
          <w:rPr>
            <w:rFonts w:ascii="Arial" w:eastAsia="Arial" w:hAnsi="Arial" w:cs="Arial"/>
          </w:rPr>
          <w:delText xml:space="preserve">provided by the ICO, in order to facilitate public access to the information it holds. </w:delText>
        </w:r>
      </w:del>
    </w:p>
    <w:p w14:paraId="6F942152" w14:textId="5DAA1217" w:rsidR="00CC14C2" w:rsidDel="001E0FDB" w:rsidRDefault="009022AD" w:rsidP="00E751B4">
      <w:pPr>
        <w:pStyle w:val="ListParagraph"/>
        <w:numPr>
          <w:ilvl w:val="1"/>
          <w:numId w:val="15"/>
        </w:numPr>
        <w:ind w:right="176" w:hanging="448"/>
        <w:contextualSpacing w:val="0"/>
        <w:rPr>
          <w:del w:id="77" w:author="Lindsey Smith" w:date="2021-06-16T09:37:00Z"/>
        </w:rPr>
      </w:pPr>
      <w:del w:id="78" w:author="Lindsey Smith" w:date="2021-06-16T09:37:00Z">
        <w:r w:rsidDel="001E0FDB">
          <w:delText xml:space="preserve">All </w:delText>
        </w:r>
        <w:r w:rsidR="00BD1341" w:rsidDel="001E0FDB">
          <w:delText xml:space="preserve">relevant </w:delText>
        </w:r>
        <w:r w:rsidDel="001E0FDB">
          <w:delText xml:space="preserve">requests will be </w:delText>
        </w:r>
        <w:r w:rsidR="004524CC" w:rsidDel="001E0FDB">
          <w:delText xml:space="preserve">reviewed by the Executive lead for </w:delText>
        </w:r>
        <w:r w:rsidR="00BD1341" w:rsidDel="001E0FDB">
          <w:delText xml:space="preserve">data protection and </w:delText>
        </w:r>
        <w:r w:rsidDel="001E0FDB">
          <w:delText xml:space="preserve">responded to in accordance </w:delText>
        </w:r>
        <w:r w:rsidR="004524CC" w:rsidDel="001E0FDB">
          <w:delText xml:space="preserve">with the </w:delText>
        </w:r>
        <w:r w:rsidR="00BD1341" w:rsidDel="001E0FDB">
          <w:delText>stipulations of the FOI.</w:delText>
        </w:r>
      </w:del>
    </w:p>
    <w:p w14:paraId="79B825C8" w14:textId="2DC8D60D" w:rsidR="00BD1341" w:rsidDel="001E0FDB" w:rsidRDefault="00BD1341" w:rsidP="00E751B4">
      <w:pPr>
        <w:pStyle w:val="ListParagraph"/>
        <w:numPr>
          <w:ilvl w:val="1"/>
          <w:numId w:val="15"/>
        </w:numPr>
        <w:ind w:right="176" w:hanging="448"/>
        <w:contextualSpacing w:val="0"/>
        <w:rPr>
          <w:del w:id="79" w:author="Lindsey Smith" w:date="2021-06-16T09:37:00Z"/>
        </w:rPr>
      </w:pPr>
      <w:del w:id="80" w:author="Lindsey Smith" w:date="2021-06-16T09:37:00Z">
        <w:r w:rsidDel="001E0FDB">
          <w:delText>FOI requests tha</w:delText>
        </w:r>
        <w:r w:rsidR="002567A4" w:rsidDel="001E0FDB">
          <w:delText xml:space="preserve">t risk placing BMAT in breach of the GDPR, or </w:delText>
        </w:r>
        <w:r w:rsidR="006E6498" w:rsidDel="001E0FDB">
          <w:delText>where an exemption applies</w:delText>
        </w:r>
        <w:r w:rsidR="002567A4" w:rsidDel="001E0FDB">
          <w:delText>, will be refused</w:delText>
        </w:r>
        <w:r w:rsidR="00F70172" w:rsidDel="001E0FDB">
          <w:delText xml:space="preserve">. A written </w:delText>
        </w:r>
        <w:r w:rsidR="00B17B68" w:rsidDel="001E0FDB">
          <w:delText xml:space="preserve">explanation for the refusal </w:delText>
        </w:r>
        <w:r w:rsidR="00F70172" w:rsidDel="001E0FDB">
          <w:delText xml:space="preserve">will be </w:delText>
        </w:r>
        <w:r w:rsidR="00B17B68" w:rsidDel="001E0FDB">
          <w:delText xml:space="preserve">provided to the </w:delText>
        </w:r>
        <w:r w:rsidR="00F70172" w:rsidDel="001E0FDB">
          <w:delText>organisation or individual making the request</w:delText>
        </w:r>
        <w:r w:rsidR="006F49B5" w:rsidDel="001E0FDB">
          <w:delText>.</w:delText>
        </w:r>
      </w:del>
    </w:p>
    <w:p w14:paraId="779E11F0" w14:textId="77777777" w:rsidR="00093605" w:rsidRDefault="00093605" w:rsidP="00C214B8">
      <w:pPr>
        <w:spacing w:after="9" w:line="259" w:lineRule="auto"/>
        <w:ind w:left="708"/>
        <w:rPr>
          <w:ins w:id="81" w:author="Lindsey Smith" w:date="2021-06-09T10:07:00Z"/>
        </w:rPr>
      </w:pPr>
    </w:p>
    <w:p w14:paraId="55E69D74" w14:textId="58E7E7A7" w:rsidR="00093605" w:rsidRDefault="00093605" w:rsidP="00093605">
      <w:pPr>
        <w:pStyle w:val="Heading2"/>
        <w:numPr>
          <w:ilvl w:val="0"/>
          <w:numId w:val="15"/>
        </w:numPr>
        <w:rPr>
          <w:ins w:id="82" w:author="Lindsey Smith" w:date="2021-06-09T10:07:00Z"/>
        </w:rPr>
      </w:pPr>
      <w:ins w:id="83" w:author="Lindsey Smith" w:date="2021-06-09T10:07:00Z">
        <w:r>
          <w:t>CCTV (if applicable to schools within your Trust?)</w:t>
        </w:r>
      </w:ins>
    </w:p>
    <w:p w14:paraId="20CF3BC1" w14:textId="5E763362" w:rsidR="00CC14C2" w:rsidRDefault="00CC14C2">
      <w:pPr>
        <w:spacing w:after="9" w:line="259" w:lineRule="auto"/>
        <w:ind w:left="426" w:hanging="426"/>
        <w:pPrChange w:id="84" w:author="Lindsey Smith" w:date="2021-06-09T10:07:00Z">
          <w:pPr>
            <w:spacing w:after="9" w:line="259" w:lineRule="auto"/>
            <w:ind w:left="708"/>
          </w:pPr>
        </w:pPrChange>
      </w:pPr>
      <w:r>
        <w:t xml:space="preserve"> </w:t>
      </w:r>
    </w:p>
    <w:p w14:paraId="7C3C0003" w14:textId="77777777" w:rsidR="00093605" w:rsidRDefault="00093605">
      <w:pPr>
        <w:ind w:left="284" w:hanging="6"/>
        <w:rPr>
          <w:ins w:id="85" w:author="Lindsey Smith" w:date="2021-06-09T10:07:00Z"/>
          <w:highlight w:val="yellow"/>
        </w:rPr>
        <w:pPrChange w:id="86" w:author="Lindsey Smith" w:date="2021-06-09T10:07:00Z">
          <w:pPr/>
        </w:pPrChange>
      </w:pPr>
      <w:ins w:id="87" w:author="Lindsey Smith" w:date="2021-06-09T10:07:00Z">
        <w:r>
          <w:rPr>
            <w:highlight w:val="yellow"/>
          </w:rPr>
          <w:t>YOU CAN AMEND THIS SECTION TO REFLECT AND REFER TO YOUR ORGANISATION’S FULL CCTV POLICY</w:t>
        </w:r>
      </w:ins>
    </w:p>
    <w:p w14:paraId="24D960B6" w14:textId="76D378BA" w:rsidR="00093605" w:rsidRDefault="00093605">
      <w:pPr>
        <w:spacing w:line="264" w:lineRule="auto"/>
        <w:ind w:left="851" w:hanging="573"/>
        <w:rPr>
          <w:ins w:id="88" w:author="Lindsey Smith" w:date="2021-06-09T10:07:00Z"/>
        </w:rPr>
        <w:pPrChange w:id="89" w:author="Lindsey Smith" w:date="2021-06-09T10:10:00Z">
          <w:pPr>
            <w:spacing w:line="264" w:lineRule="auto"/>
          </w:pPr>
        </w:pPrChange>
      </w:pPr>
      <w:ins w:id="90" w:author="Lindsey Smith" w:date="2021-06-09T10:08:00Z">
        <w:r>
          <w:t>13</w:t>
        </w:r>
      </w:ins>
      <w:ins w:id="91" w:author="Lindsey Smith" w:date="2021-06-09T10:07:00Z">
        <w:r>
          <w:t>.1. CCTV may be used for the purpose of protecting the safety of staff, students and visitors and to help secure the physical premises. Please refer to the organisation’s CCTV Policy.</w:t>
        </w:r>
      </w:ins>
    </w:p>
    <w:p w14:paraId="425FF611" w14:textId="3A0DB326" w:rsidR="00093605" w:rsidRDefault="00093605">
      <w:pPr>
        <w:spacing w:line="264" w:lineRule="auto"/>
        <w:ind w:left="851" w:hanging="573"/>
        <w:rPr>
          <w:ins w:id="92" w:author="Lindsey Smith" w:date="2021-06-09T10:07:00Z"/>
        </w:rPr>
        <w:pPrChange w:id="93" w:author="Lindsey Smith" w:date="2021-06-09T10:10:00Z">
          <w:pPr>
            <w:spacing w:line="264" w:lineRule="auto"/>
          </w:pPr>
        </w:pPrChange>
      </w:pPr>
      <w:ins w:id="94" w:author="Lindsey Smith" w:date="2021-06-09T10:08:00Z">
        <w:r>
          <w:t>13</w:t>
        </w:r>
      </w:ins>
      <w:ins w:id="95" w:author="Lindsey Smith" w:date="2021-06-09T10:07:00Z">
        <w:r>
          <w:t>.2. Notices of recording including details of the Data Controller and where a copy of organisation CCTV policy can be obtained will be included on clearly visible signs posted at all entrances to the organisation site(s).</w:t>
        </w:r>
      </w:ins>
    </w:p>
    <w:p w14:paraId="766FBCBE" w14:textId="1130F5DB" w:rsidR="00093605" w:rsidRDefault="00093605">
      <w:pPr>
        <w:spacing w:line="264" w:lineRule="auto"/>
        <w:ind w:left="851" w:hanging="573"/>
        <w:rPr>
          <w:ins w:id="96" w:author="Lindsey Smith" w:date="2021-06-09T10:07:00Z"/>
        </w:rPr>
        <w:pPrChange w:id="97" w:author="Lindsey Smith" w:date="2021-06-09T10:10:00Z">
          <w:pPr>
            <w:spacing w:line="264" w:lineRule="auto"/>
          </w:pPr>
        </w:pPrChange>
      </w:pPr>
      <w:ins w:id="98" w:author="Lindsey Smith" w:date="2021-06-09T10:08:00Z">
        <w:r>
          <w:t>13</w:t>
        </w:r>
      </w:ins>
      <w:ins w:id="99" w:author="Lindsey Smith" w:date="2021-06-09T10:07:00Z">
        <w:r>
          <w:t>.3. All CCTV footage is securely stored and can only be accessed by appropriate members of staff. All images recorded by CCTV will be deleted as defined in the retention schedule.</w:t>
        </w:r>
      </w:ins>
    </w:p>
    <w:p w14:paraId="37A8CBAC" w14:textId="59A3F462" w:rsidR="00093605" w:rsidRDefault="00093605">
      <w:pPr>
        <w:spacing w:line="264" w:lineRule="auto"/>
        <w:ind w:left="851" w:hanging="573"/>
        <w:rPr>
          <w:ins w:id="100" w:author="Lindsey Smith" w:date="2021-06-09T10:07:00Z"/>
        </w:rPr>
        <w:pPrChange w:id="101" w:author="Lindsey Smith" w:date="2021-06-09T10:10:00Z">
          <w:pPr>
            <w:spacing w:line="264" w:lineRule="auto"/>
          </w:pPr>
        </w:pPrChange>
      </w:pPr>
      <w:ins w:id="102" w:author="Lindsey Smith" w:date="2021-06-09T10:08:00Z">
        <w:r>
          <w:t>13</w:t>
        </w:r>
      </w:ins>
      <w:ins w:id="103" w:author="Lindsey Smith" w:date="2021-06-09T10:07:00Z">
        <w:r>
          <w:t xml:space="preserve">.4.  Where </w:t>
        </w:r>
      </w:ins>
      <w:ins w:id="104" w:author="Lindsey Smith" w:date="2021-06-09T10:09:00Z">
        <w:r>
          <w:t>t</w:t>
        </w:r>
      </w:ins>
      <w:ins w:id="105" w:author="Lindsey Smith" w:date="2021-06-09T10:07:00Z">
        <w:r>
          <w:t xml:space="preserve">he </w:t>
        </w:r>
      </w:ins>
      <w:ins w:id="106" w:author="Lindsey Smith" w:date="2021-06-09T10:09:00Z">
        <w:r>
          <w:t>o</w:t>
        </w:r>
      </w:ins>
      <w:ins w:id="107" w:author="Lindsey Smith" w:date="2021-06-09T10:07:00Z">
        <w:r>
          <w:t>rganisation installs new CCTV cameras, a data privacy impact assessment will be carried out prior to installation.</w:t>
        </w:r>
      </w:ins>
    </w:p>
    <w:p w14:paraId="619A48B1" w14:textId="3CDEB72B" w:rsidR="00093605" w:rsidRDefault="00093605">
      <w:pPr>
        <w:spacing w:line="264" w:lineRule="auto"/>
        <w:ind w:left="851" w:hanging="573"/>
        <w:rPr>
          <w:ins w:id="108" w:author="Lindsey Smith" w:date="2021-06-09T10:07:00Z"/>
        </w:rPr>
        <w:pPrChange w:id="109" w:author="Lindsey Smith" w:date="2021-06-09T10:10:00Z">
          <w:pPr>
            <w:spacing w:line="264" w:lineRule="auto"/>
          </w:pPr>
        </w:pPrChange>
      </w:pPr>
      <w:ins w:id="110" w:author="Lindsey Smith" w:date="2021-06-09T10:08:00Z">
        <w:r>
          <w:t>13</w:t>
        </w:r>
      </w:ins>
      <w:ins w:id="111" w:author="Lindsey Smith" w:date="2021-06-09T10:07:00Z">
        <w:r>
          <w:t xml:space="preserve">.5. The nominated person responsible for CCTV in </w:t>
        </w:r>
      </w:ins>
      <w:ins w:id="112" w:author="Lindsey Smith" w:date="2021-06-09T10:09:00Z">
        <w:r>
          <w:t>t</w:t>
        </w:r>
      </w:ins>
      <w:ins w:id="113" w:author="Lindsey Smith" w:date="2021-06-09T10:07:00Z">
        <w:r>
          <w:t xml:space="preserve">he </w:t>
        </w:r>
      </w:ins>
      <w:ins w:id="114" w:author="Lindsey Smith" w:date="2021-06-09T10:09:00Z">
        <w:r>
          <w:t>o</w:t>
        </w:r>
      </w:ins>
      <w:ins w:id="115" w:author="Lindsey Smith" w:date="2021-06-09T10:07:00Z">
        <w:r>
          <w:t>rganisation is</w:t>
        </w:r>
      </w:ins>
      <w:ins w:id="116" w:author="Lindsey Smith" w:date="2021-06-09T10:09:00Z">
        <w:r>
          <w:t>:</w:t>
        </w:r>
      </w:ins>
    </w:p>
    <w:p w14:paraId="76E3ABE1" w14:textId="77777777" w:rsidR="00093605" w:rsidRDefault="00093605" w:rsidP="00093605">
      <w:pPr>
        <w:spacing w:line="240" w:lineRule="auto"/>
        <w:rPr>
          <w:ins w:id="117" w:author="Lindsey Smith" w:date="2021-06-09T10:07:00Z"/>
          <w:color w:val="595959"/>
        </w:rPr>
      </w:pPr>
      <w:ins w:id="118" w:author="Lindsey Smith" w:date="2021-06-09T10:07:00Z">
        <w:r>
          <w:rPr>
            <w:color w:val="595959"/>
          </w:rPr>
          <w:t>The controller and operator of the CCTV scheme are:</w:t>
        </w:r>
      </w:ins>
    </w:p>
    <w:p w14:paraId="1745C110" w14:textId="77777777" w:rsidR="00093605" w:rsidRDefault="00093605" w:rsidP="00093605">
      <w:pPr>
        <w:spacing w:line="240" w:lineRule="auto"/>
        <w:rPr>
          <w:ins w:id="119" w:author="Lindsey Smith" w:date="2021-06-09T10:07:00Z"/>
          <w:color w:val="595959"/>
          <w:highlight w:val="yellow"/>
        </w:rPr>
      </w:pPr>
      <w:ins w:id="120" w:author="Lindsey Smith" w:date="2021-06-09T10:07:00Z">
        <w:r>
          <w:rPr>
            <w:b/>
            <w:color w:val="595959"/>
          </w:rPr>
          <w:t xml:space="preserve">Controller: </w:t>
        </w:r>
        <w:r>
          <w:rPr>
            <w:color w:val="595959"/>
            <w:highlight w:val="yellow"/>
          </w:rPr>
          <w:t>[Organisation Name]</w:t>
        </w:r>
      </w:ins>
    </w:p>
    <w:p w14:paraId="6A0C530F" w14:textId="77777777" w:rsidR="00093605" w:rsidRDefault="00093605" w:rsidP="00093605">
      <w:pPr>
        <w:spacing w:line="240" w:lineRule="auto"/>
        <w:rPr>
          <w:ins w:id="121" w:author="Lindsey Smith" w:date="2021-06-09T10:07:00Z"/>
          <w:color w:val="595959"/>
          <w:highlight w:val="yellow"/>
        </w:rPr>
      </w:pPr>
      <w:ins w:id="122" w:author="Lindsey Smith" w:date="2021-06-09T10:07:00Z">
        <w:r>
          <w:rPr>
            <w:b/>
            <w:color w:val="595959"/>
          </w:rPr>
          <w:t xml:space="preserve">Contact email: </w:t>
        </w:r>
        <w:r>
          <w:rPr>
            <w:color w:val="595959"/>
            <w:highlight w:val="yellow"/>
          </w:rPr>
          <w:t>[Organisation email]</w:t>
        </w:r>
      </w:ins>
    </w:p>
    <w:p w14:paraId="75DB54E4" w14:textId="77777777" w:rsidR="00093605" w:rsidRDefault="00093605" w:rsidP="00093605">
      <w:pPr>
        <w:spacing w:line="240" w:lineRule="auto"/>
        <w:rPr>
          <w:ins w:id="123" w:author="Lindsey Smith" w:date="2021-06-09T10:07:00Z"/>
          <w:highlight w:val="yellow"/>
        </w:rPr>
      </w:pPr>
      <w:ins w:id="124" w:author="Lindsey Smith" w:date="2021-06-09T10:07:00Z">
        <w:r>
          <w:rPr>
            <w:b/>
          </w:rPr>
          <w:t xml:space="preserve">Telephone: </w:t>
        </w:r>
        <w:r>
          <w:rPr>
            <w:color w:val="595959"/>
            <w:highlight w:val="yellow"/>
          </w:rPr>
          <w:t>[Organisation email]</w:t>
        </w:r>
      </w:ins>
    </w:p>
    <w:p w14:paraId="7A54A4FD" w14:textId="77777777" w:rsidR="00093605" w:rsidRDefault="00093605" w:rsidP="00093605">
      <w:pPr>
        <w:spacing w:line="240" w:lineRule="auto"/>
        <w:rPr>
          <w:ins w:id="125" w:author="Lindsey Smith" w:date="2021-06-09T10:07:00Z"/>
          <w:color w:val="595959"/>
          <w:highlight w:val="yellow"/>
        </w:rPr>
      </w:pPr>
      <w:ins w:id="126" w:author="Lindsey Smith" w:date="2021-06-09T10:07:00Z">
        <w:r>
          <w:rPr>
            <w:b/>
          </w:rPr>
          <w:t xml:space="preserve">Address: </w:t>
        </w:r>
        <w:r>
          <w:rPr>
            <w:color w:val="595959"/>
            <w:highlight w:val="yellow"/>
          </w:rPr>
          <w:t>[Organisation email]</w:t>
        </w:r>
      </w:ins>
    </w:p>
    <w:p w14:paraId="4CB31BE6" w14:textId="08CE7FAC" w:rsidR="00CC14C2" w:rsidRDefault="00CC14C2" w:rsidP="00C214B8">
      <w:pPr>
        <w:spacing w:after="11" w:line="259" w:lineRule="auto"/>
        <w:ind w:left="708"/>
      </w:pPr>
    </w:p>
    <w:p w14:paraId="4FAFA650" w14:textId="2547851A" w:rsidR="00CC14C2" w:rsidRDefault="001D3E72" w:rsidP="00C214B8">
      <w:pPr>
        <w:ind w:left="703" w:right="176"/>
      </w:pPr>
      <w:hyperlink r:id="rId18">
        <w:r w:rsidR="00CC14C2">
          <w:t xml:space="preserve"> </w:t>
        </w:r>
      </w:hyperlink>
      <w:r w:rsidR="00CC14C2">
        <w:t xml:space="preserve">  </w:t>
      </w:r>
    </w:p>
    <w:p w14:paraId="3623BDA8" w14:textId="77777777" w:rsidR="00F31A14" w:rsidRPr="00F31A14" w:rsidRDefault="00F31A14" w:rsidP="00C214B8"/>
    <w:p w14:paraId="7A12938F" w14:textId="52E4CEC2" w:rsidR="00A242EB" w:rsidRDefault="00A242EB" w:rsidP="00C214B8">
      <w:pPr>
        <w:spacing w:after="0" w:line="240" w:lineRule="auto"/>
      </w:pPr>
      <w:r>
        <w:br w:type="page"/>
      </w:r>
    </w:p>
    <w:p w14:paraId="3B5F43B0" w14:textId="64C68D00" w:rsidR="00C13B52" w:rsidRDefault="00C13B52" w:rsidP="00C13B52">
      <w:pPr>
        <w:pStyle w:val="Heading2"/>
      </w:pPr>
      <w:bookmarkStart w:id="127" w:name="_Toc62811446"/>
      <w:r>
        <w:lastRenderedPageBreak/>
        <w:t xml:space="preserve">Appendix A </w:t>
      </w:r>
      <w:r w:rsidR="00D27453">
        <w:t>–</w:t>
      </w:r>
      <w:r>
        <w:t xml:space="preserve"> </w:t>
      </w:r>
      <w:r w:rsidR="00D27453">
        <w:t>Contact Information</w:t>
      </w:r>
      <w:bookmarkEnd w:id="127"/>
    </w:p>
    <w:p w14:paraId="301C29C5" w14:textId="77777777" w:rsidR="00D27453" w:rsidRPr="00D27453" w:rsidRDefault="00D27453" w:rsidP="00D27453"/>
    <w:p w14:paraId="672C5D2D" w14:textId="0A676375" w:rsidR="00C13B52" w:rsidRDefault="00C13B52" w:rsidP="00C13B52">
      <w:pPr>
        <w:ind w:left="284" w:firstLine="0"/>
      </w:pPr>
      <w:r w:rsidRPr="00EC0AE9">
        <w:t xml:space="preserve">Requests or correspondence relevant to this policy should be directed to the contacts </w:t>
      </w:r>
      <w:r>
        <w:t xml:space="preserve">below, </w:t>
      </w:r>
      <w:r w:rsidRPr="00EC0AE9">
        <w:t>in the first instance.</w:t>
      </w:r>
    </w:p>
    <w:p w14:paraId="2BFF8408" w14:textId="77777777" w:rsidR="00C13B52" w:rsidRPr="00EC0AE9" w:rsidRDefault="00C13B52" w:rsidP="00C13B52">
      <w:pPr>
        <w:ind w:left="284" w:firstLine="0"/>
      </w:pPr>
    </w:p>
    <w:tbl>
      <w:tblPr>
        <w:tblStyle w:val="TableGrid200"/>
        <w:tblW w:w="0" w:type="auto"/>
        <w:tblInd w:w="279" w:type="dxa"/>
        <w:tblCellMar>
          <w:top w:w="85" w:type="dxa"/>
          <w:bottom w:w="85" w:type="dxa"/>
        </w:tblCellMar>
        <w:tblLook w:val="04A0" w:firstRow="1" w:lastRow="0" w:firstColumn="1" w:lastColumn="0" w:noHBand="0" w:noVBand="1"/>
      </w:tblPr>
      <w:tblGrid>
        <w:gridCol w:w="3827"/>
        <w:gridCol w:w="5635"/>
      </w:tblGrid>
      <w:tr w:rsidR="00C13B52" w14:paraId="0E454FD4" w14:textId="77777777" w:rsidTr="4B7F4D17">
        <w:tc>
          <w:tcPr>
            <w:tcW w:w="3827" w:type="dxa"/>
          </w:tcPr>
          <w:p w14:paraId="0478E3FA" w14:textId="77777777" w:rsidR="00C13B52" w:rsidRDefault="00C13B52" w:rsidP="007F1025">
            <w:pPr>
              <w:ind w:left="0" w:firstLine="0"/>
            </w:pPr>
            <w:r>
              <w:t>Headteacher/Head of School</w:t>
            </w:r>
          </w:p>
        </w:tc>
        <w:tc>
          <w:tcPr>
            <w:tcW w:w="5635" w:type="dxa"/>
          </w:tcPr>
          <w:p w14:paraId="2CCEA2B9" w14:textId="77777777" w:rsidR="00C13B52" w:rsidRDefault="00C13B52" w:rsidP="007F1025">
            <w:pPr>
              <w:ind w:left="0" w:firstLine="0"/>
            </w:pPr>
            <w:r>
              <w:t>Please refer to school website for name and contact details.</w:t>
            </w:r>
          </w:p>
        </w:tc>
      </w:tr>
      <w:tr w:rsidR="00C13B52" w14:paraId="455B8DC1" w14:textId="77777777" w:rsidTr="4B7F4D17">
        <w:tc>
          <w:tcPr>
            <w:tcW w:w="3827" w:type="dxa"/>
          </w:tcPr>
          <w:p w14:paraId="14142979" w14:textId="77777777" w:rsidR="00C13B52" w:rsidRDefault="00C13B52" w:rsidP="007F1025">
            <w:pPr>
              <w:ind w:left="0" w:firstLine="0"/>
            </w:pPr>
            <w:r>
              <w:t>BMAT Executive lead for data protection</w:t>
            </w:r>
          </w:p>
        </w:tc>
        <w:tc>
          <w:tcPr>
            <w:tcW w:w="5635" w:type="dxa"/>
          </w:tcPr>
          <w:p w14:paraId="6487B5EF" w14:textId="77777777" w:rsidR="00C13B52" w:rsidRDefault="00C13B52" w:rsidP="007F1025">
            <w:pPr>
              <w:ind w:left="0" w:firstLine="0"/>
            </w:pPr>
            <w:r>
              <w:t>contact@bmatrust.org.uk</w:t>
            </w:r>
          </w:p>
        </w:tc>
      </w:tr>
      <w:tr w:rsidR="00C13B52" w14:paraId="2ED3B22E" w14:textId="77777777" w:rsidTr="4B7F4D17">
        <w:tc>
          <w:tcPr>
            <w:tcW w:w="3827" w:type="dxa"/>
          </w:tcPr>
          <w:p w14:paraId="645A0F96" w14:textId="77777777" w:rsidR="00C13B52" w:rsidRDefault="00C13B52" w:rsidP="007F1025">
            <w:pPr>
              <w:ind w:left="0" w:firstLine="0"/>
            </w:pPr>
            <w:r>
              <w:t>BMAT Data Protection Officer</w:t>
            </w:r>
          </w:p>
        </w:tc>
        <w:tc>
          <w:tcPr>
            <w:tcW w:w="5635" w:type="dxa"/>
          </w:tcPr>
          <w:p w14:paraId="6EF587C0" w14:textId="6B33A3FB" w:rsidR="004B37A1" w:rsidRPr="00BD4F20" w:rsidDel="00BD4F20" w:rsidRDefault="32751111" w:rsidP="4B7F4D17">
            <w:pPr>
              <w:ind w:left="0" w:firstLine="0"/>
              <w:rPr>
                <w:del w:id="128" w:author="Lindsey Smith" w:date="2021-06-09T09:54:00Z"/>
                <w:rFonts w:eastAsia="Calibri" w:cstheme="minorHAnsi"/>
                <w:color w:val="auto"/>
                <w:szCs w:val="20"/>
                <w:rPrChange w:id="129" w:author="Lindsey Smith" w:date="2021-06-09T09:55:00Z">
                  <w:rPr>
                    <w:del w:id="130" w:author="Lindsey Smith" w:date="2021-06-09T09:54:00Z"/>
                    <w:rFonts w:ascii="Calibri" w:eastAsia="Calibri" w:hAnsi="Calibri" w:cs="Calibri"/>
                    <w:color w:val="212121"/>
                    <w:sz w:val="22"/>
                    <w:szCs w:val="22"/>
                  </w:rPr>
                </w:rPrChange>
              </w:rPr>
            </w:pPr>
            <w:del w:id="131" w:author="Lindsey Smith" w:date="2021-06-09T09:54:00Z">
              <w:r w:rsidRPr="00BD4F20" w:rsidDel="00BD4F20">
                <w:rPr>
                  <w:rFonts w:eastAsia="Lucida Sans Unicode" w:cstheme="minorHAnsi"/>
                  <w:color w:val="auto"/>
                  <w:szCs w:val="20"/>
                  <w:rPrChange w:id="132" w:author="Lindsey Smith" w:date="2021-06-09T09:55:00Z">
                    <w:rPr>
                      <w:rFonts w:ascii="Lucida Sans Unicode" w:eastAsia="Lucida Sans Unicode" w:hAnsi="Lucida Sans Unicode" w:cs="Lucida Sans Unicode"/>
                      <w:color w:val="212121"/>
                      <w:sz w:val="21"/>
                      <w:szCs w:val="21"/>
                    </w:rPr>
                  </w:rPrChange>
                </w:rPr>
                <w:delText xml:space="preserve">GDPR in Schools, </w:delText>
              </w:r>
            </w:del>
          </w:p>
          <w:p w14:paraId="433E3DBD" w14:textId="6624F46E" w:rsidR="004B37A1" w:rsidRPr="00BD4F20" w:rsidDel="00BD4F20" w:rsidRDefault="32751111" w:rsidP="4B7F4D17">
            <w:pPr>
              <w:ind w:left="0" w:firstLine="0"/>
              <w:rPr>
                <w:del w:id="133" w:author="Lindsey Smith" w:date="2021-06-09T09:54:00Z"/>
                <w:rFonts w:eastAsia="Calibri" w:cstheme="minorHAnsi"/>
                <w:color w:val="auto"/>
                <w:szCs w:val="20"/>
                <w:rPrChange w:id="134" w:author="Lindsey Smith" w:date="2021-06-09T09:55:00Z">
                  <w:rPr>
                    <w:del w:id="135" w:author="Lindsey Smith" w:date="2021-06-09T09:54:00Z"/>
                    <w:rFonts w:ascii="Calibri" w:eastAsia="Calibri" w:hAnsi="Calibri" w:cs="Calibri"/>
                    <w:color w:val="212121"/>
                    <w:sz w:val="22"/>
                    <w:szCs w:val="22"/>
                  </w:rPr>
                </w:rPrChange>
              </w:rPr>
            </w:pPr>
            <w:del w:id="136" w:author="Lindsey Smith" w:date="2021-06-09T09:54:00Z">
              <w:r w:rsidRPr="00BD4F20" w:rsidDel="00BD4F20">
                <w:rPr>
                  <w:rFonts w:eastAsia="Lucida Sans Unicode" w:cstheme="minorHAnsi"/>
                  <w:color w:val="auto"/>
                  <w:szCs w:val="20"/>
                  <w:rPrChange w:id="137" w:author="Lindsey Smith" w:date="2021-06-09T09:55:00Z">
                    <w:rPr>
                      <w:rFonts w:ascii="Lucida Sans Unicode" w:eastAsia="Lucida Sans Unicode" w:hAnsi="Lucida Sans Unicode" w:cs="Lucida Sans Unicode"/>
                      <w:color w:val="212121"/>
                      <w:sz w:val="21"/>
                      <w:szCs w:val="21"/>
                    </w:rPr>
                  </w:rPrChange>
                </w:rPr>
                <w:delText xml:space="preserve">11 Kingsley Lodge </w:delText>
              </w:r>
            </w:del>
          </w:p>
          <w:p w14:paraId="7A62280A" w14:textId="5A563414" w:rsidR="004B37A1" w:rsidRPr="00BD4F20" w:rsidDel="00BD4F20" w:rsidRDefault="32751111" w:rsidP="4B7F4D17">
            <w:pPr>
              <w:ind w:left="0" w:firstLine="0"/>
              <w:rPr>
                <w:del w:id="138" w:author="Lindsey Smith" w:date="2021-06-09T09:54:00Z"/>
                <w:rFonts w:eastAsia="Calibri" w:cstheme="minorHAnsi"/>
                <w:color w:val="auto"/>
                <w:szCs w:val="20"/>
                <w:rPrChange w:id="139" w:author="Lindsey Smith" w:date="2021-06-09T09:55:00Z">
                  <w:rPr>
                    <w:del w:id="140" w:author="Lindsey Smith" w:date="2021-06-09T09:54:00Z"/>
                    <w:rFonts w:ascii="Calibri" w:eastAsia="Calibri" w:hAnsi="Calibri" w:cs="Calibri"/>
                    <w:color w:val="212121"/>
                    <w:sz w:val="22"/>
                    <w:szCs w:val="22"/>
                  </w:rPr>
                </w:rPrChange>
              </w:rPr>
            </w:pPr>
            <w:del w:id="141" w:author="Lindsey Smith" w:date="2021-06-09T09:54:00Z">
              <w:r w:rsidRPr="00BD4F20" w:rsidDel="00BD4F20">
                <w:rPr>
                  <w:rFonts w:eastAsia="Lucida Sans Unicode" w:cstheme="minorHAnsi"/>
                  <w:color w:val="auto"/>
                  <w:szCs w:val="20"/>
                  <w:rPrChange w:id="142" w:author="Lindsey Smith" w:date="2021-06-09T09:55:00Z">
                    <w:rPr>
                      <w:rFonts w:ascii="Lucida Sans Unicode" w:eastAsia="Lucida Sans Unicode" w:hAnsi="Lucida Sans Unicode" w:cs="Lucida Sans Unicode"/>
                      <w:color w:val="212121"/>
                      <w:sz w:val="21"/>
                      <w:szCs w:val="21"/>
                    </w:rPr>
                  </w:rPrChange>
                </w:rPr>
                <w:delText xml:space="preserve">13 New Cavendish Street, </w:delText>
              </w:r>
            </w:del>
          </w:p>
          <w:p w14:paraId="7D4E36B8" w14:textId="295A9821" w:rsidR="004B37A1" w:rsidRPr="00BD4F20" w:rsidDel="00BD4F20" w:rsidRDefault="32751111" w:rsidP="4B7F4D17">
            <w:pPr>
              <w:ind w:left="0" w:firstLine="0"/>
              <w:rPr>
                <w:del w:id="143" w:author="Lindsey Smith" w:date="2021-06-09T09:54:00Z"/>
                <w:rFonts w:eastAsia="Calibri" w:cstheme="minorHAnsi"/>
                <w:color w:val="auto"/>
                <w:szCs w:val="20"/>
                <w:rPrChange w:id="144" w:author="Lindsey Smith" w:date="2021-06-09T09:55:00Z">
                  <w:rPr>
                    <w:del w:id="145" w:author="Lindsey Smith" w:date="2021-06-09T09:54:00Z"/>
                    <w:rFonts w:ascii="Calibri" w:eastAsia="Calibri" w:hAnsi="Calibri" w:cs="Calibri"/>
                    <w:color w:val="212121"/>
                    <w:sz w:val="22"/>
                    <w:szCs w:val="22"/>
                  </w:rPr>
                </w:rPrChange>
              </w:rPr>
            </w:pPr>
            <w:del w:id="146" w:author="Lindsey Smith" w:date="2021-06-09T09:54:00Z">
              <w:r w:rsidRPr="00BD4F20" w:rsidDel="00BD4F20">
                <w:rPr>
                  <w:rFonts w:eastAsia="Lucida Sans Unicode" w:cstheme="minorHAnsi"/>
                  <w:color w:val="auto"/>
                  <w:szCs w:val="20"/>
                  <w:rPrChange w:id="147" w:author="Lindsey Smith" w:date="2021-06-09T09:55:00Z">
                    <w:rPr>
                      <w:rFonts w:ascii="Lucida Sans Unicode" w:eastAsia="Lucida Sans Unicode" w:hAnsi="Lucida Sans Unicode" w:cs="Lucida Sans Unicode"/>
                      <w:color w:val="212121"/>
                      <w:sz w:val="21"/>
                      <w:szCs w:val="21"/>
                    </w:rPr>
                  </w:rPrChange>
                </w:rPr>
                <w:delText xml:space="preserve">London, </w:delText>
              </w:r>
            </w:del>
          </w:p>
          <w:p w14:paraId="328CE1E5" w14:textId="51BDCBA2" w:rsidR="004B37A1" w:rsidRPr="00BD4F20" w:rsidDel="00BD4F20" w:rsidRDefault="32751111" w:rsidP="4B7F4D17">
            <w:pPr>
              <w:ind w:left="0" w:firstLine="0"/>
              <w:rPr>
                <w:del w:id="148" w:author="Lindsey Smith" w:date="2021-06-09T09:54:00Z"/>
                <w:rFonts w:eastAsia="Calibri" w:cstheme="minorHAnsi"/>
                <w:color w:val="auto"/>
                <w:szCs w:val="20"/>
                <w:rPrChange w:id="149" w:author="Lindsey Smith" w:date="2021-06-09T09:55:00Z">
                  <w:rPr>
                    <w:del w:id="150" w:author="Lindsey Smith" w:date="2021-06-09T09:54:00Z"/>
                    <w:rFonts w:ascii="Calibri" w:eastAsia="Calibri" w:hAnsi="Calibri" w:cs="Calibri"/>
                    <w:color w:val="212121"/>
                    <w:sz w:val="22"/>
                    <w:szCs w:val="22"/>
                  </w:rPr>
                </w:rPrChange>
              </w:rPr>
            </w:pPr>
            <w:del w:id="151" w:author="Lindsey Smith" w:date="2021-06-09T09:54:00Z">
              <w:r w:rsidRPr="00BD4F20" w:rsidDel="00BD4F20">
                <w:rPr>
                  <w:rFonts w:eastAsia="Lucida Sans Unicode" w:cstheme="minorHAnsi"/>
                  <w:color w:val="auto"/>
                  <w:szCs w:val="20"/>
                  <w:rPrChange w:id="152" w:author="Lindsey Smith" w:date="2021-06-09T09:55:00Z">
                    <w:rPr>
                      <w:rFonts w:ascii="Lucida Sans Unicode" w:eastAsia="Lucida Sans Unicode" w:hAnsi="Lucida Sans Unicode" w:cs="Lucida Sans Unicode"/>
                      <w:color w:val="212121"/>
                      <w:sz w:val="21"/>
                      <w:szCs w:val="21"/>
                    </w:rPr>
                  </w:rPrChange>
                </w:rPr>
                <w:delText xml:space="preserve">United Kingdom, </w:delText>
              </w:r>
            </w:del>
          </w:p>
          <w:p w14:paraId="2E40C8CC" w14:textId="3ED3DD9E" w:rsidR="004B37A1" w:rsidRPr="00BD4F20" w:rsidDel="00BD4F20" w:rsidRDefault="32751111" w:rsidP="4B7F4D17">
            <w:pPr>
              <w:ind w:left="0" w:firstLine="0"/>
              <w:rPr>
                <w:del w:id="153" w:author="Lindsey Smith" w:date="2021-06-09T09:54:00Z"/>
                <w:rFonts w:eastAsia="Calibri" w:cstheme="minorHAnsi"/>
                <w:color w:val="auto"/>
                <w:szCs w:val="20"/>
                <w:rPrChange w:id="154" w:author="Lindsey Smith" w:date="2021-06-09T09:55:00Z">
                  <w:rPr>
                    <w:del w:id="155" w:author="Lindsey Smith" w:date="2021-06-09T09:54:00Z"/>
                    <w:rFonts w:ascii="Calibri" w:eastAsia="Calibri" w:hAnsi="Calibri" w:cs="Calibri"/>
                    <w:color w:val="212121"/>
                    <w:sz w:val="22"/>
                    <w:szCs w:val="22"/>
                  </w:rPr>
                </w:rPrChange>
              </w:rPr>
            </w:pPr>
            <w:del w:id="156" w:author="Lindsey Smith" w:date="2021-06-09T09:54:00Z">
              <w:r w:rsidRPr="00BD4F20" w:rsidDel="00BD4F20">
                <w:rPr>
                  <w:rFonts w:eastAsia="Lucida Sans Unicode" w:cstheme="minorHAnsi"/>
                  <w:color w:val="auto"/>
                  <w:szCs w:val="20"/>
                  <w:rPrChange w:id="157" w:author="Lindsey Smith" w:date="2021-06-09T09:55:00Z">
                    <w:rPr>
                      <w:rFonts w:ascii="Lucida Sans Unicode" w:eastAsia="Lucida Sans Unicode" w:hAnsi="Lucida Sans Unicode" w:cs="Lucida Sans Unicode"/>
                      <w:color w:val="212121"/>
                      <w:sz w:val="21"/>
                      <w:szCs w:val="21"/>
                    </w:rPr>
                  </w:rPrChange>
                </w:rPr>
                <w:delText xml:space="preserve">W1G 9UG, </w:delText>
              </w:r>
            </w:del>
          </w:p>
          <w:p w14:paraId="1BC2FF6D" w14:textId="079C4B84" w:rsidR="004B37A1" w:rsidRPr="00BD4F20" w:rsidDel="00BD4F20" w:rsidRDefault="00F02B96" w:rsidP="4B7F4D17">
            <w:pPr>
              <w:ind w:left="0" w:firstLine="0"/>
              <w:rPr>
                <w:del w:id="158" w:author="Lindsey Smith" w:date="2021-06-09T09:54:00Z"/>
                <w:rFonts w:eastAsia="Calibri" w:cstheme="minorHAnsi"/>
                <w:color w:val="auto"/>
                <w:szCs w:val="20"/>
                <w:rPrChange w:id="159" w:author="Lindsey Smith" w:date="2021-06-09T09:55:00Z">
                  <w:rPr>
                    <w:del w:id="160" w:author="Lindsey Smith" w:date="2021-06-09T09:54:00Z"/>
                    <w:rFonts w:ascii="Calibri" w:eastAsia="Calibri" w:hAnsi="Calibri" w:cs="Calibri"/>
                    <w:color w:val="212121"/>
                    <w:sz w:val="22"/>
                    <w:szCs w:val="22"/>
                  </w:rPr>
                </w:rPrChange>
              </w:rPr>
            </w:pPr>
            <w:del w:id="161" w:author="Lindsey Smith" w:date="2021-06-09T09:54:00Z">
              <w:r w:rsidRPr="00BD4F20" w:rsidDel="00BD4F20">
                <w:rPr>
                  <w:rFonts w:cstheme="minorHAnsi"/>
                  <w:color w:val="auto"/>
                  <w:szCs w:val="20"/>
                  <w:rPrChange w:id="162" w:author="Lindsey Smith" w:date="2021-06-09T09:55:00Z">
                    <w:rPr/>
                  </w:rPrChange>
                </w:rPr>
                <w:fldChar w:fldCharType="begin"/>
              </w:r>
              <w:r w:rsidRPr="00BD4F20" w:rsidDel="00BD4F20">
                <w:rPr>
                  <w:rFonts w:cstheme="minorHAnsi"/>
                  <w:color w:val="auto"/>
                  <w:szCs w:val="20"/>
                  <w:rPrChange w:id="163" w:author="Lindsey Smith" w:date="2021-06-09T09:55:00Z">
                    <w:rPr/>
                  </w:rPrChange>
                </w:rPr>
                <w:delInstrText xml:space="preserve"> HYPERLINK "mailto:dpois@gdpr.school" \h </w:delInstrText>
              </w:r>
              <w:r w:rsidRPr="00BD4F20" w:rsidDel="00BD4F20">
                <w:rPr>
                  <w:rFonts w:cstheme="minorHAnsi"/>
                  <w:color w:val="auto"/>
                  <w:szCs w:val="20"/>
                  <w:rPrChange w:id="164" w:author="Lindsey Smith" w:date="2021-06-09T09:55:00Z">
                    <w:rPr>
                      <w:rStyle w:val="Hyperlink"/>
                      <w:rFonts w:ascii="Lucida Sans Unicode" w:eastAsia="Lucida Sans Unicode" w:hAnsi="Lucida Sans Unicode" w:cs="Lucida Sans Unicode"/>
                      <w:sz w:val="21"/>
                      <w:szCs w:val="21"/>
                    </w:rPr>
                  </w:rPrChange>
                </w:rPr>
                <w:fldChar w:fldCharType="separate"/>
              </w:r>
              <w:r w:rsidR="32751111" w:rsidRPr="00BD4F20" w:rsidDel="00BD4F20">
                <w:rPr>
                  <w:rStyle w:val="Hyperlink"/>
                  <w:rFonts w:eastAsia="Lucida Sans Unicode" w:cstheme="minorHAnsi"/>
                  <w:color w:val="auto"/>
                  <w:szCs w:val="20"/>
                  <w:rPrChange w:id="165" w:author="Lindsey Smith" w:date="2021-06-09T09:55:00Z">
                    <w:rPr>
                      <w:rStyle w:val="Hyperlink"/>
                      <w:rFonts w:ascii="Lucida Sans Unicode" w:eastAsia="Lucida Sans Unicode" w:hAnsi="Lucida Sans Unicode" w:cs="Lucida Sans Unicode"/>
                      <w:sz w:val="21"/>
                      <w:szCs w:val="21"/>
                    </w:rPr>
                  </w:rPrChange>
                </w:rPr>
                <w:delText>dpois@gdpr.school</w:delText>
              </w:r>
              <w:r w:rsidRPr="00BD4F20" w:rsidDel="00BD4F20">
                <w:rPr>
                  <w:rStyle w:val="Hyperlink"/>
                  <w:rFonts w:eastAsia="Lucida Sans Unicode" w:cstheme="minorHAnsi"/>
                  <w:color w:val="auto"/>
                  <w:szCs w:val="20"/>
                  <w:rPrChange w:id="166" w:author="Lindsey Smith" w:date="2021-06-09T09:55:00Z">
                    <w:rPr>
                      <w:rStyle w:val="Hyperlink"/>
                      <w:rFonts w:ascii="Lucida Sans Unicode" w:eastAsia="Lucida Sans Unicode" w:hAnsi="Lucida Sans Unicode" w:cs="Lucida Sans Unicode"/>
                      <w:sz w:val="21"/>
                      <w:szCs w:val="21"/>
                    </w:rPr>
                  </w:rPrChange>
                </w:rPr>
                <w:fldChar w:fldCharType="end"/>
              </w:r>
              <w:r w:rsidR="32751111" w:rsidRPr="00BD4F20" w:rsidDel="00BD4F20">
                <w:rPr>
                  <w:rFonts w:eastAsia="Lucida Sans Unicode" w:cstheme="minorHAnsi"/>
                  <w:color w:val="auto"/>
                  <w:szCs w:val="20"/>
                  <w:rPrChange w:id="167" w:author="Lindsey Smith" w:date="2021-06-09T09:55:00Z">
                    <w:rPr>
                      <w:rFonts w:ascii="Lucida Sans Unicode" w:eastAsia="Lucida Sans Unicode" w:hAnsi="Lucida Sans Unicode" w:cs="Lucida Sans Unicode"/>
                      <w:color w:val="212121"/>
                      <w:sz w:val="21"/>
                      <w:szCs w:val="21"/>
                    </w:rPr>
                  </w:rPrChange>
                </w:rPr>
                <w:delText xml:space="preserve">, </w:delText>
              </w:r>
            </w:del>
          </w:p>
          <w:p w14:paraId="6AFF57F2" w14:textId="77777777" w:rsidR="004B37A1" w:rsidRPr="00BD4F20" w:rsidRDefault="32751111" w:rsidP="4B7F4D17">
            <w:pPr>
              <w:ind w:left="0" w:firstLine="0"/>
              <w:rPr>
                <w:ins w:id="168" w:author="Lindsey Smith" w:date="2021-06-09T09:54:00Z"/>
                <w:rFonts w:eastAsia="Lucida Sans Unicode" w:cstheme="minorHAnsi"/>
                <w:color w:val="auto"/>
                <w:szCs w:val="20"/>
                <w:rPrChange w:id="169" w:author="Lindsey Smith" w:date="2021-06-09T09:55:00Z">
                  <w:rPr>
                    <w:ins w:id="170" w:author="Lindsey Smith" w:date="2021-06-09T09:54:00Z"/>
                    <w:rFonts w:ascii="Lucida Sans Unicode" w:eastAsia="Lucida Sans Unicode" w:hAnsi="Lucida Sans Unicode" w:cs="Lucida Sans Unicode"/>
                    <w:color w:val="212121"/>
                    <w:sz w:val="21"/>
                    <w:szCs w:val="21"/>
                  </w:rPr>
                </w:rPrChange>
              </w:rPr>
            </w:pPr>
            <w:del w:id="171" w:author="Lindsey Smith" w:date="2021-06-09T09:54:00Z">
              <w:r w:rsidRPr="00BD4F20" w:rsidDel="00BD4F20">
                <w:rPr>
                  <w:rFonts w:eastAsia="Lucida Sans Unicode" w:cstheme="minorHAnsi"/>
                  <w:color w:val="auto"/>
                  <w:szCs w:val="20"/>
                  <w:rPrChange w:id="172" w:author="Lindsey Smith" w:date="2021-06-09T09:55:00Z">
                    <w:rPr>
                      <w:rFonts w:ascii="Lucida Sans Unicode" w:eastAsia="Lucida Sans Unicode" w:hAnsi="Lucida Sans Unicode" w:cs="Lucida Sans Unicode"/>
                      <w:color w:val="212121"/>
                      <w:sz w:val="21"/>
                      <w:szCs w:val="21"/>
                    </w:rPr>
                  </w:rPrChange>
                </w:rPr>
                <w:delText>+44 (0)20 3961 0110</w:delText>
              </w:r>
            </w:del>
            <w:ins w:id="173" w:author="Lindsey Smith" w:date="2021-06-09T09:54:00Z">
              <w:r w:rsidR="00BD4F20" w:rsidRPr="00BD4F20">
                <w:rPr>
                  <w:rFonts w:eastAsia="Lucida Sans Unicode" w:cstheme="minorHAnsi"/>
                  <w:color w:val="auto"/>
                  <w:szCs w:val="20"/>
                  <w:rPrChange w:id="174" w:author="Lindsey Smith" w:date="2021-06-09T09:55:00Z">
                    <w:rPr>
                      <w:rFonts w:ascii="Lucida Sans Unicode" w:eastAsia="Lucida Sans Unicode" w:hAnsi="Lucida Sans Unicode" w:cs="Lucida Sans Unicode"/>
                      <w:color w:val="212121"/>
                      <w:sz w:val="21"/>
                      <w:szCs w:val="21"/>
                    </w:rPr>
                  </w:rPrChange>
                </w:rPr>
                <w:t>Data Protection Education</w:t>
              </w:r>
            </w:ins>
          </w:p>
          <w:p w14:paraId="57CF160D" w14:textId="77777777" w:rsidR="00BD4F20" w:rsidRPr="00BD4F20" w:rsidRDefault="00BD4F20">
            <w:pPr>
              <w:pStyle w:val="NormalWeb"/>
              <w:shd w:val="clear" w:color="auto" w:fill="FFFFFF"/>
              <w:spacing w:before="0" w:beforeAutospacing="0" w:after="0" w:afterAutospacing="0"/>
              <w:rPr>
                <w:ins w:id="175" w:author="Lindsey Smith" w:date="2021-06-09T09:55:00Z"/>
                <w:rFonts w:asciiTheme="minorHAnsi" w:hAnsiTheme="minorHAnsi" w:cstheme="minorHAnsi"/>
                <w:sz w:val="20"/>
                <w:szCs w:val="20"/>
                <w:rPrChange w:id="176" w:author="Lindsey Smith" w:date="2021-06-09T09:55:00Z">
                  <w:rPr>
                    <w:ins w:id="177" w:author="Lindsey Smith" w:date="2021-06-09T09:55:00Z"/>
                    <w:rFonts w:ascii="Poppins" w:hAnsi="Poppins"/>
                    <w:color w:val="0B1D42"/>
                    <w:sz w:val="30"/>
                    <w:szCs w:val="30"/>
                  </w:rPr>
                </w:rPrChange>
              </w:rPr>
              <w:pPrChange w:id="178" w:author="Lindsey Smith" w:date="2021-06-09T09:55:00Z">
                <w:pPr>
                  <w:pStyle w:val="NormalWeb"/>
                  <w:shd w:val="clear" w:color="auto" w:fill="FFFFFF"/>
                  <w:spacing w:before="0" w:beforeAutospacing="0" w:after="150" w:afterAutospacing="0"/>
                </w:pPr>
              </w:pPrChange>
            </w:pPr>
            <w:ins w:id="179" w:author="Lindsey Smith" w:date="2021-06-09T09:55:00Z">
              <w:r w:rsidRPr="00BD4F20">
                <w:rPr>
                  <w:rFonts w:asciiTheme="minorHAnsi" w:hAnsiTheme="minorHAnsi" w:cstheme="minorHAnsi"/>
                  <w:sz w:val="20"/>
                  <w:szCs w:val="20"/>
                  <w:rPrChange w:id="180" w:author="Lindsey Smith" w:date="2021-06-09T09:55:00Z">
                    <w:rPr>
                      <w:rFonts w:ascii="Poppins" w:hAnsi="Poppins"/>
                      <w:color w:val="0B1D42"/>
                      <w:sz w:val="30"/>
                      <w:szCs w:val="30"/>
                    </w:rPr>
                  </w:rPrChange>
                </w:rPr>
                <w:t xml:space="preserve">1 </w:t>
              </w:r>
              <w:proofErr w:type="spellStart"/>
              <w:r w:rsidRPr="00BD4F20">
                <w:rPr>
                  <w:rFonts w:asciiTheme="minorHAnsi" w:hAnsiTheme="minorHAnsi" w:cstheme="minorHAnsi"/>
                  <w:sz w:val="20"/>
                  <w:szCs w:val="20"/>
                  <w:rPrChange w:id="181" w:author="Lindsey Smith" w:date="2021-06-09T09:55:00Z">
                    <w:rPr>
                      <w:rFonts w:ascii="Poppins" w:hAnsi="Poppins"/>
                      <w:color w:val="0B1D42"/>
                      <w:sz w:val="30"/>
                      <w:szCs w:val="30"/>
                    </w:rPr>
                  </w:rPrChange>
                </w:rPr>
                <w:t>Saltmore</w:t>
              </w:r>
              <w:proofErr w:type="spellEnd"/>
              <w:r w:rsidRPr="00BD4F20">
                <w:rPr>
                  <w:rFonts w:asciiTheme="minorHAnsi" w:hAnsiTheme="minorHAnsi" w:cstheme="minorHAnsi"/>
                  <w:sz w:val="20"/>
                  <w:szCs w:val="20"/>
                  <w:rPrChange w:id="182" w:author="Lindsey Smith" w:date="2021-06-09T09:55:00Z">
                    <w:rPr>
                      <w:rFonts w:ascii="Poppins" w:hAnsi="Poppins"/>
                      <w:color w:val="0B1D42"/>
                      <w:sz w:val="30"/>
                      <w:szCs w:val="30"/>
                    </w:rPr>
                  </w:rPrChange>
                </w:rPr>
                <w:t xml:space="preserve"> Farm</w:t>
              </w:r>
            </w:ins>
          </w:p>
          <w:p w14:paraId="3E8DD26E" w14:textId="77777777" w:rsidR="00BD4F20" w:rsidRPr="00BD4F20" w:rsidRDefault="00BD4F20">
            <w:pPr>
              <w:pStyle w:val="NormalWeb"/>
              <w:shd w:val="clear" w:color="auto" w:fill="FFFFFF"/>
              <w:spacing w:before="0" w:beforeAutospacing="0" w:after="0" w:afterAutospacing="0"/>
              <w:rPr>
                <w:ins w:id="183" w:author="Lindsey Smith" w:date="2021-06-09T09:55:00Z"/>
                <w:rFonts w:asciiTheme="minorHAnsi" w:hAnsiTheme="minorHAnsi" w:cstheme="minorHAnsi"/>
                <w:sz w:val="20"/>
                <w:szCs w:val="20"/>
                <w:rPrChange w:id="184" w:author="Lindsey Smith" w:date="2021-06-09T09:55:00Z">
                  <w:rPr>
                    <w:ins w:id="185" w:author="Lindsey Smith" w:date="2021-06-09T09:55:00Z"/>
                    <w:rFonts w:ascii="Poppins" w:hAnsi="Poppins"/>
                    <w:color w:val="0B1D42"/>
                    <w:sz w:val="30"/>
                    <w:szCs w:val="30"/>
                  </w:rPr>
                </w:rPrChange>
              </w:rPr>
              <w:pPrChange w:id="186" w:author="Lindsey Smith" w:date="2021-06-09T09:55:00Z">
                <w:pPr>
                  <w:pStyle w:val="NormalWeb"/>
                  <w:shd w:val="clear" w:color="auto" w:fill="FFFFFF"/>
                  <w:spacing w:before="0" w:beforeAutospacing="0" w:after="150" w:afterAutospacing="0"/>
                </w:pPr>
              </w:pPrChange>
            </w:pPr>
            <w:ins w:id="187" w:author="Lindsey Smith" w:date="2021-06-09T09:55:00Z">
              <w:r w:rsidRPr="00BD4F20">
                <w:rPr>
                  <w:rFonts w:asciiTheme="minorHAnsi" w:hAnsiTheme="minorHAnsi" w:cstheme="minorHAnsi"/>
                  <w:sz w:val="20"/>
                  <w:szCs w:val="20"/>
                  <w:rPrChange w:id="188" w:author="Lindsey Smith" w:date="2021-06-09T09:55:00Z">
                    <w:rPr>
                      <w:rFonts w:ascii="Poppins" w:hAnsi="Poppins"/>
                      <w:color w:val="0B1D42"/>
                      <w:sz w:val="30"/>
                      <w:szCs w:val="30"/>
                    </w:rPr>
                  </w:rPrChange>
                </w:rPr>
                <w:t>New Inn Rd</w:t>
              </w:r>
            </w:ins>
          </w:p>
          <w:p w14:paraId="61CE9A67" w14:textId="77777777" w:rsidR="00BD4F20" w:rsidRPr="00BD4F20" w:rsidRDefault="00BD4F20">
            <w:pPr>
              <w:pStyle w:val="NormalWeb"/>
              <w:shd w:val="clear" w:color="auto" w:fill="FFFFFF"/>
              <w:spacing w:before="0" w:beforeAutospacing="0" w:after="0" w:afterAutospacing="0"/>
              <w:rPr>
                <w:ins w:id="189" w:author="Lindsey Smith" w:date="2021-06-09T09:55:00Z"/>
                <w:rFonts w:asciiTheme="minorHAnsi" w:hAnsiTheme="minorHAnsi" w:cstheme="minorHAnsi"/>
                <w:sz w:val="20"/>
                <w:szCs w:val="20"/>
                <w:rPrChange w:id="190" w:author="Lindsey Smith" w:date="2021-06-09T09:55:00Z">
                  <w:rPr>
                    <w:ins w:id="191" w:author="Lindsey Smith" w:date="2021-06-09T09:55:00Z"/>
                    <w:rFonts w:ascii="Poppins" w:hAnsi="Poppins"/>
                    <w:color w:val="0B1D42"/>
                    <w:sz w:val="30"/>
                    <w:szCs w:val="30"/>
                  </w:rPr>
                </w:rPrChange>
              </w:rPr>
              <w:pPrChange w:id="192" w:author="Lindsey Smith" w:date="2021-06-09T09:55:00Z">
                <w:pPr>
                  <w:pStyle w:val="NormalWeb"/>
                  <w:shd w:val="clear" w:color="auto" w:fill="FFFFFF"/>
                  <w:spacing w:before="0" w:beforeAutospacing="0" w:after="150" w:afterAutospacing="0"/>
                </w:pPr>
              </w:pPrChange>
            </w:pPr>
            <w:proofErr w:type="spellStart"/>
            <w:ins w:id="193" w:author="Lindsey Smith" w:date="2021-06-09T09:55:00Z">
              <w:r w:rsidRPr="00BD4F20">
                <w:rPr>
                  <w:rFonts w:asciiTheme="minorHAnsi" w:hAnsiTheme="minorHAnsi" w:cstheme="minorHAnsi"/>
                  <w:sz w:val="20"/>
                  <w:szCs w:val="20"/>
                  <w:rPrChange w:id="194" w:author="Lindsey Smith" w:date="2021-06-09T09:55:00Z">
                    <w:rPr>
                      <w:rFonts w:ascii="Poppins" w:hAnsi="Poppins"/>
                      <w:color w:val="0B1D42"/>
                      <w:sz w:val="30"/>
                      <w:szCs w:val="30"/>
                    </w:rPr>
                  </w:rPrChange>
                </w:rPr>
                <w:t>Hinxworth</w:t>
              </w:r>
              <w:proofErr w:type="spellEnd"/>
            </w:ins>
          </w:p>
          <w:p w14:paraId="4E065675" w14:textId="77777777" w:rsidR="00BD4F20" w:rsidRPr="00BD4F20" w:rsidRDefault="00BD4F20">
            <w:pPr>
              <w:pStyle w:val="NormalWeb"/>
              <w:shd w:val="clear" w:color="auto" w:fill="FFFFFF"/>
              <w:spacing w:before="0" w:beforeAutospacing="0" w:after="0" w:afterAutospacing="0"/>
              <w:rPr>
                <w:ins w:id="195" w:author="Lindsey Smith" w:date="2021-06-09T09:55:00Z"/>
                <w:rFonts w:asciiTheme="minorHAnsi" w:hAnsiTheme="minorHAnsi" w:cstheme="minorHAnsi"/>
                <w:sz w:val="20"/>
                <w:szCs w:val="20"/>
                <w:rPrChange w:id="196" w:author="Lindsey Smith" w:date="2021-06-09T09:55:00Z">
                  <w:rPr>
                    <w:ins w:id="197" w:author="Lindsey Smith" w:date="2021-06-09T09:55:00Z"/>
                    <w:rFonts w:ascii="Poppins" w:hAnsi="Poppins"/>
                    <w:color w:val="0B1D42"/>
                    <w:sz w:val="30"/>
                    <w:szCs w:val="30"/>
                  </w:rPr>
                </w:rPrChange>
              </w:rPr>
              <w:pPrChange w:id="198" w:author="Lindsey Smith" w:date="2021-06-09T09:55:00Z">
                <w:pPr>
                  <w:pStyle w:val="NormalWeb"/>
                  <w:shd w:val="clear" w:color="auto" w:fill="FFFFFF"/>
                  <w:spacing w:before="0" w:beforeAutospacing="0" w:after="150" w:afterAutospacing="0"/>
                </w:pPr>
              </w:pPrChange>
            </w:pPr>
            <w:ins w:id="199" w:author="Lindsey Smith" w:date="2021-06-09T09:55:00Z">
              <w:r w:rsidRPr="00BD4F20">
                <w:rPr>
                  <w:rFonts w:asciiTheme="minorHAnsi" w:hAnsiTheme="minorHAnsi" w:cstheme="minorHAnsi"/>
                  <w:sz w:val="20"/>
                  <w:szCs w:val="20"/>
                  <w:rPrChange w:id="200" w:author="Lindsey Smith" w:date="2021-06-09T09:55:00Z">
                    <w:rPr>
                      <w:rFonts w:ascii="Poppins" w:hAnsi="Poppins"/>
                      <w:color w:val="0B1D42"/>
                      <w:sz w:val="30"/>
                      <w:szCs w:val="30"/>
                    </w:rPr>
                  </w:rPrChange>
                </w:rPr>
                <w:t>Baldock</w:t>
              </w:r>
            </w:ins>
          </w:p>
          <w:p w14:paraId="642F95B4" w14:textId="3AD60ACB" w:rsidR="00BD4F20" w:rsidRDefault="00BD4F20" w:rsidP="00BD4F20">
            <w:pPr>
              <w:pStyle w:val="NormalWeb"/>
              <w:shd w:val="clear" w:color="auto" w:fill="FFFFFF"/>
              <w:spacing w:before="0" w:beforeAutospacing="0" w:after="0" w:afterAutospacing="0"/>
              <w:rPr>
                <w:ins w:id="201" w:author="Lindsey Smith" w:date="2021-06-09T09:56:00Z"/>
                <w:rFonts w:asciiTheme="minorHAnsi" w:hAnsiTheme="minorHAnsi" w:cstheme="minorHAnsi"/>
                <w:sz w:val="20"/>
                <w:szCs w:val="20"/>
              </w:rPr>
            </w:pPr>
            <w:ins w:id="202" w:author="Lindsey Smith" w:date="2021-06-09T09:55:00Z">
              <w:r w:rsidRPr="00BD4F20">
                <w:rPr>
                  <w:rFonts w:asciiTheme="minorHAnsi" w:hAnsiTheme="minorHAnsi" w:cstheme="minorHAnsi"/>
                  <w:sz w:val="20"/>
                  <w:szCs w:val="20"/>
                  <w:rPrChange w:id="203" w:author="Lindsey Smith" w:date="2021-06-09T09:55:00Z">
                    <w:rPr>
                      <w:rFonts w:ascii="Poppins" w:hAnsi="Poppins"/>
                      <w:color w:val="0B1D42"/>
                      <w:sz w:val="30"/>
                      <w:szCs w:val="30"/>
                    </w:rPr>
                  </w:rPrChange>
                </w:rPr>
                <w:t>SG7 5EZ</w:t>
              </w:r>
            </w:ins>
          </w:p>
          <w:p w14:paraId="4068DFDE" w14:textId="7E2FBAB9" w:rsidR="00BD4F20" w:rsidRDefault="00BD4F20" w:rsidP="00BD4F20">
            <w:pPr>
              <w:pStyle w:val="NormalWeb"/>
              <w:shd w:val="clear" w:color="auto" w:fill="FFFFFF"/>
              <w:spacing w:before="0" w:beforeAutospacing="0" w:after="0" w:afterAutospacing="0"/>
              <w:rPr>
                <w:ins w:id="204" w:author="Lindsey Smith" w:date="2021-06-09T09:56:00Z"/>
                <w:rFonts w:asciiTheme="minorHAnsi" w:hAnsiTheme="minorHAnsi" w:cstheme="minorHAnsi"/>
                <w:sz w:val="20"/>
                <w:szCs w:val="20"/>
              </w:rPr>
            </w:pPr>
            <w:ins w:id="205" w:author="Lindsey Smith" w:date="2021-06-09T09:56:00Z">
              <w:r>
                <w:rPr>
                  <w:rFonts w:asciiTheme="minorHAnsi" w:hAnsiTheme="minorHAnsi" w:cstheme="minorHAnsi"/>
                  <w:sz w:val="20"/>
                  <w:szCs w:val="20"/>
                </w:rPr>
                <w:t>0800 0862018</w:t>
              </w:r>
            </w:ins>
          </w:p>
          <w:p w14:paraId="6E14CB9A" w14:textId="54CE60CF" w:rsidR="00BD4F20" w:rsidRPr="00BD4F20" w:rsidRDefault="00BD4F20">
            <w:pPr>
              <w:pStyle w:val="NormalWeb"/>
              <w:shd w:val="clear" w:color="auto" w:fill="FFFFFF"/>
              <w:spacing w:before="0" w:beforeAutospacing="0" w:after="0" w:afterAutospacing="0"/>
              <w:rPr>
                <w:rFonts w:asciiTheme="minorHAnsi" w:hAnsiTheme="minorHAnsi" w:cstheme="minorHAnsi"/>
                <w:sz w:val="20"/>
                <w:szCs w:val="20"/>
                <w:rPrChange w:id="206" w:author="Lindsey Smith" w:date="2021-06-09T09:56:00Z">
                  <w:rPr>
                    <w:rFonts w:ascii="Calibri" w:eastAsia="Calibri" w:hAnsi="Calibri" w:cs="Calibri"/>
                    <w:color w:val="212121"/>
                    <w:sz w:val="22"/>
                    <w:szCs w:val="22"/>
                  </w:rPr>
                </w:rPrChange>
              </w:rPr>
              <w:pPrChange w:id="207" w:author="Lindsey Smith" w:date="2021-06-09T09:56:00Z">
                <w:pPr>
                  <w:ind w:left="0" w:firstLine="0"/>
                </w:pPr>
              </w:pPrChange>
            </w:pPr>
            <w:proofErr w:type="spellStart"/>
            <w:ins w:id="208" w:author="Lindsey Smith" w:date="2021-06-09T09:56:00Z">
              <w:r>
                <w:rPr>
                  <w:rFonts w:asciiTheme="minorHAnsi" w:hAnsiTheme="minorHAnsi" w:cstheme="minorHAnsi"/>
                  <w:sz w:val="20"/>
                  <w:szCs w:val="20"/>
                </w:rPr>
                <w:t>info@dataprotection.education</w:t>
              </w:r>
            </w:ins>
            <w:proofErr w:type="spellEnd"/>
          </w:p>
        </w:tc>
      </w:tr>
    </w:tbl>
    <w:p w14:paraId="2EDCD2E0" w14:textId="77777777" w:rsidR="00237E34" w:rsidRPr="00237E34" w:rsidRDefault="00237E34" w:rsidP="00C13B52">
      <w:pPr>
        <w:pStyle w:val="Heading2"/>
      </w:pPr>
    </w:p>
    <w:p w14:paraId="3F385A1F" w14:textId="77777777" w:rsidR="00AA0B42" w:rsidRDefault="00AA0B42">
      <w:pPr>
        <w:rPr>
          <w:rFonts w:asciiTheme="majorHAnsi" w:eastAsiaTheme="majorEastAsia" w:hAnsiTheme="majorHAnsi" w:cstheme="majorBidi"/>
          <w:b/>
          <w:color w:val="45B8AB" w:themeColor="text2"/>
          <w:sz w:val="24"/>
          <w:szCs w:val="26"/>
        </w:rPr>
      </w:pPr>
      <w:r>
        <w:br w:type="page"/>
      </w:r>
    </w:p>
    <w:p w14:paraId="3623BDC6" w14:textId="65EF6615" w:rsidR="003B08E0" w:rsidRDefault="009C12E1" w:rsidP="00836C38">
      <w:pPr>
        <w:pStyle w:val="Heading2"/>
        <w:ind w:left="0" w:firstLine="0"/>
      </w:pPr>
      <w:bookmarkStart w:id="209" w:name="_Toc62811447"/>
      <w:r>
        <w:lastRenderedPageBreak/>
        <w:t>A</w:t>
      </w:r>
      <w:r w:rsidR="003B08E0">
        <w:t>ppendix</w:t>
      </w:r>
      <w:r>
        <w:t xml:space="preserve"> </w:t>
      </w:r>
      <w:r w:rsidR="00505F42">
        <w:t>B</w:t>
      </w:r>
      <w:r w:rsidR="009F6066">
        <w:t xml:space="preserve"> – </w:t>
      </w:r>
      <w:r w:rsidR="008278A3">
        <w:t>Data Retention S</w:t>
      </w:r>
      <w:r w:rsidR="00C13B52">
        <w:t>chedule</w:t>
      </w:r>
      <w:bookmarkEnd w:id="209"/>
    </w:p>
    <w:p w14:paraId="180EECB9" w14:textId="7CD4B8B6" w:rsidR="00AA0B42" w:rsidRDefault="00BC6979" w:rsidP="00005455">
      <w:pPr>
        <w:ind w:left="0" w:hanging="17"/>
      </w:pPr>
      <w:r>
        <w:t xml:space="preserve">The data retention schedule has been </w:t>
      </w:r>
      <w:proofErr w:type="spellStart"/>
      <w:r>
        <w:t>superceded</w:t>
      </w:r>
      <w:proofErr w:type="spellEnd"/>
      <w:r>
        <w:t xml:space="preserve"> by our Records </w:t>
      </w:r>
      <w:proofErr w:type="gramStart"/>
      <w:r>
        <w:t>Management</w:t>
      </w:r>
      <w:proofErr w:type="gramEnd"/>
      <w:r>
        <w:t xml:space="preserve"> policy.</w:t>
      </w:r>
      <w:r w:rsidR="00133E09">
        <w:t xml:space="preserve"> </w:t>
      </w:r>
      <w:r w:rsidR="00005455">
        <w:t xml:space="preserve"> This policy can be found on the BMAT website, alongside the other policies.</w:t>
      </w:r>
    </w:p>
    <w:p w14:paraId="07BF1C26" w14:textId="70744956" w:rsidR="00541FAA" w:rsidRDefault="00541FAA" w:rsidP="00005455">
      <w:pPr>
        <w:ind w:left="0" w:hanging="17"/>
      </w:pPr>
      <w:r>
        <w:t>Please use the contact form on the website should you need assistance.</w:t>
      </w:r>
    </w:p>
    <w:p w14:paraId="3623BDD5" w14:textId="77777777" w:rsidR="003B08E0" w:rsidRPr="003B08E0" w:rsidRDefault="003B08E0" w:rsidP="00C214B8"/>
    <w:p w14:paraId="3623BDD6" w14:textId="77777777" w:rsidR="003B08E0" w:rsidRDefault="003B08E0" w:rsidP="00C214B8"/>
    <w:p w14:paraId="3623BDD7" w14:textId="77777777" w:rsidR="003B08E0" w:rsidRPr="003B08E0" w:rsidRDefault="003B08E0" w:rsidP="00C214B8"/>
    <w:sectPr w:rsidR="003B08E0" w:rsidRPr="003B08E0" w:rsidSect="00B53E61">
      <w:pgSz w:w="11900" w:h="16820"/>
      <w:pgMar w:top="1811" w:right="851" w:bottom="993" w:left="851" w:header="720" w:footer="3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22E59" w14:textId="77777777" w:rsidR="001D3E72" w:rsidRDefault="001D3E72" w:rsidP="00F8752D">
      <w:pPr>
        <w:spacing w:after="0" w:line="240" w:lineRule="auto"/>
      </w:pPr>
      <w:r>
        <w:separator/>
      </w:r>
    </w:p>
  </w:endnote>
  <w:endnote w:type="continuationSeparator" w:id="0">
    <w:p w14:paraId="1E65318A" w14:textId="77777777" w:rsidR="001D3E72" w:rsidRDefault="001D3E72" w:rsidP="00F8752D">
      <w:pPr>
        <w:spacing w:after="0" w:line="240" w:lineRule="auto"/>
      </w:pPr>
      <w:r>
        <w:continuationSeparator/>
      </w:r>
    </w:p>
  </w:endnote>
  <w:endnote w:type="continuationNotice" w:id="1">
    <w:p w14:paraId="10025D8A" w14:textId="77777777" w:rsidR="001D3E72" w:rsidRDefault="001D3E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Lucida Sans Unicode">
    <w:panose1 w:val="020B0602030504020204"/>
    <w:charset w:val="00"/>
    <w:family w:val="swiss"/>
    <w:pitch w:val="variable"/>
    <w:sig w:usb0="80000AFF" w:usb1="0000396B" w:usb2="00000000" w:usb3="00000000" w:csb0="000000BF" w:csb1="00000000"/>
  </w:font>
  <w:font w:name="Poppi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41827" w14:textId="77777777" w:rsidR="007F1025" w:rsidRPr="00D07509" w:rsidRDefault="007F1025" w:rsidP="00D07509">
    <w:pPr>
      <w:pStyle w:val="Footer"/>
      <w:jc w:val="left"/>
      <w:rPr>
        <w:sz w:val="12"/>
        <w:szCs w:val="12"/>
      </w:rPr>
    </w:pPr>
    <w:r>
      <w:rPr>
        <w:noProof/>
        <w:sz w:val="12"/>
        <w:szCs w:val="12"/>
        <w:lang w:eastAsia="en-GB"/>
      </w:rPr>
      <mc:AlternateContent>
        <mc:Choice Requires="wps">
          <w:drawing>
            <wp:anchor distT="0" distB="0" distL="114300" distR="114300" simplePos="0" relativeHeight="251658245" behindDoc="0" locked="0" layoutInCell="1" allowOverlap="1" wp14:anchorId="1E2C200A" wp14:editId="1DD5D476">
              <wp:simplePos x="0" y="0"/>
              <wp:positionH relativeFrom="column">
                <wp:posOffset>-90805</wp:posOffset>
              </wp:positionH>
              <wp:positionV relativeFrom="paragraph">
                <wp:posOffset>-73660</wp:posOffset>
              </wp:positionV>
              <wp:extent cx="4061460" cy="426720"/>
              <wp:effectExtent l="0" t="0" r="15240" b="11430"/>
              <wp:wrapNone/>
              <wp:docPr id="8" name="Rectangle 8"/>
              <wp:cNvGraphicFramePr/>
              <a:graphic xmlns:a="http://schemas.openxmlformats.org/drawingml/2006/main">
                <a:graphicData uri="http://schemas.microsoft.com/office/word/2010/wordprocessingShape">
                  <wps:wsp>
                    <wps:cNvSpPr/>
                    <wps:spPr>
                      <a:xfrm>
                        <a:off x="0" y="0"/>
                        <a:ext cx="4061460" cy="4267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118F9381">
            <v:rect id="Rectangle 8" style="position:absolute;margin-left:-7.15pt;margin-top:-5.8pt;width:319.8pt;height:33.6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2A2FD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"/>
          </w:pict>
        </mc:Fallback>
      </mc:AlternateContent>
    </w:r>
    <w:r w:rsidRPr="00D07509">
      <w:rPr>
        <w:sz w:val="12"/>
        <w:szCs w:val="12"/>
      </w:rPr>
      <w:t>BMAT is the trading name of Burnt Mill Academy Trust, a company limited by guarantee. Company No. 07843166</w:t>
    </w:r>
    <w:r w:rsidRPr="00D07509">
      <w:rPr>
        <w:sz w:val="12"/>
        <w:szCs w:val="12"/>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0E15C" w14:textId="77777777" w:rsidR="007F1025" w:rsidRPr="00D07509" w:rsidRDefault="007F1025" w:rsidP="00D07509">
    <w:pPr>
      <w:pStyle w:val="Footer"/>
      <w:jc w:val="left"/>
      <w:rPr>
        <w:sz w:val="12"/>
        <w:szCs w:val="12"/>
      </w:rPr>
    </w:pPr>
    <w:r>
      <w:rPr>
        <w:noProof/>
        <w:sz w:val="12"/>
        <w:szCs w:val="12"/>
        <w:lang w:eastAsia="en-GB"/>
      </w:rPr>
      <mc:AlternateContent>
        <mc:Choice Requires="wps">
          <w:drawing>
            <wp:anchor distT="0" distB="0" distL="114300" distR="114300" simplePos="0" relativeHeight="251658243" behindDoc="0" locked="0" layoutInCell="1" allowOverlap="1" wp14:anchorId="19F70A00" wp14:editId="354758C6">
              <wp:simplePos x="0" y="0"/>
              <wp:positionH relativeFrom="column">
                <wp:posOffset>-90805</wp:posOffset>
              </wp:positionH>
              <wp:positionV relativeFrom="paragraph">
                <wp:posOffset>-73660</wp:posOffset>
              </wp:positionV>
              <wp:extent cx="4061460" cy="426720"/>
              <wp:effectExtent l="0" t="0" r="15240" b="11430"/>
              <wp:wrapNone/>
              <wp:docPr id="2" name="Rectangle 2"/>
              <wp:cNvGraphicFramePr/>
              <a:graphic xmlns:a="http://schemas.openxmlformats.org/drawingml/2006/main">
                <a:graphicData uri="http://schemas.microsoft.com/office/word/2010/wordprocessingShape">
                  <wps:wsp>
                    <wps:cNvSpPr/>
                    <wps:spPr>
                      <a:xfrm>
                        <a:off x="0" y="0"/>
                        <a:ext cx="4061460" cy="4267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19DA12D2">
            <v:rect id="Rectangle 2" style="position:absolute;margin-left:-7.15pt;margin-top:-5.8pt;width:319.8pt;height:33.6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3DC9EF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"/>
          </w:pict>
        </mc:Fallback>
      </mc:AlternateContent>
    </w:r>
    <w:r w:rsidRPr="00D07509">
      <w:rPr>
        <w:sz w:val="12"/>
        <w:szCs w:val="12"/>
      </w:rPr>
      <w:t>BMAT is the trading name of Burnt Mill Academy Trust, a company limited by guarantee. Company No. 07843166</w:t>
    </w:r>
    <w:r w:rsidRPr="00D07509">
      <w:rPr>
        <w:sz w:val="12"/>
        <w:szCs w:val="12"/>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FFA63" w14:textId="2AC97038" w:rsidR="007F1025" w:rsidRDefault="007F1025" w:rsidP="00E44ABD">
    <w:pPr>
      <w:pStyle w:val="Footer"/>
      <w:tabs>
        <w:tab w:val="clear" w:pos="9026"/>
        <w:tab w:val="right" w:pos="10065"/>
      </w:tabs>
      <w:jc w:val="left"/>
    </w:pPr>
    <w:r>
      <w:rPr>
        <w:sz w:val="16"/>
        <w:szCs w:val="16"/>
      </w:rPr>
      <w:fldChar w:fldCharType="begin"/>
    </w:r>
    <w:r>
      <w:rPr>
        <w:sz w:val="16"/>
        <w:szCs w:val="16"/>
      </w:rPr>
      <w:instrText xml:space="preserve"> FILENAME \* MERGEFORMAT </w:instrText>
    </w:r>
    <w:r>
      <w:rPr>
        <w:sz w:val="16"/>
        <w:szCs w:val="16"/>
      </w:rPr>
      <w:fldChar w:fldCharType="separate"/>
    </w:r>
    <w:r w:rsidR="002B235A">
      <w:rPr>
        <w:noProof/>
        <w:sz w:val="16"/>
        <w:szCs w:val="16"/>
      </w:rPr>
      <w:t>BMAT Data Protection_FOI Policy v3.0</w:t>
    </w:r>
    <w:r>
      <w:rPr>
        <w:sz w:val="16"/>
        <w:szCs w:val="16"/>
      </w:rPr>
      <w:fldChar w:fldCharType="end"/>
    </w:r>
    <w:r>
      <w:tab/>
    </w:r>
    <w:r>
      <w:tab/>
    </w:r>
    <w:sdt>
      <w:sdtPr>
        <w:id w:val="-128010165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B235A">
          <w:rPr>
            <w:noProof/>
          </w:rPr>
          <w:t>12</w:t>
        </w:r>
        <w:r>
          <w:rPr>
            <w:noProof/>
          </w:rPr>
          <w:fldChar w:fldCharType="end"/>
        </w:r>
      </w:sdtContent>
    </w:sdt>
  </w:p>
  <w:p w14:paraId="3623BDDF" w14:textId="3766DE67" w:rsidR="007F1025" w:rsidRPr="00E44ABD" w:rsidRDefault="007F1025" w:rsidP="00E44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8C758" w14:textId="77777777" w:rsidR="001D3E72" w:rsidRDefault="001D3E72" w:rsidP="00F8752D">
      <w:pPr>
        <w:spacing w:after="0" w:line="240" w:lineRule="auto"/>
      </w:pPr>
      <w:r>
        <w:separator/>
      </w:r>
    </w:p>
  </w:footnote>
  <w:footnote w:type="continuationSeparator" w:id="0">
    <w:p w14:paraId="094B06E7" w14:textId="77777777" w:rsidR="001D3E72" w:rsidRDefault="001D3E72" w:rsidP="00F8752D">
      <w:pPr>
        <w:spacing w:after="0" w:line="240" w:lineRule="auto"/>
      </w:pPr>
      <w:r>
        <w:continuationSeparator/>
      </w:r>
    </w:p>
  </w:footnote>
  <w:footnote w:type="continuationNotice" w:id="1">
    <w:p w14:paraId="2A8878CA" w14:textId="77777777" w:rsidR="001D3E72" w:rsidRDefault="001D3E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441B8" w14:textId="77777777" w:rsidR="007F1025" w:rsidRDefault="007F1025">
    <w:pPr>
      <w:pStyle w:val="Header"/>
    </w:pPr>
    <w:r>
      <w:rPr>
        <w:noProof/>
        <w:lang w:eastAsia="en-GB"/>
      </w:rPr>
      <w:drawing>
        <wp:anchor distT="0" distB="0" distL="114300" distR="114300" simplePos="0" relativeHeight="251658244" behindDoc="1" locked="0" layoutInCell="1" allowOverlap="1" wp14:anchorId="397EF348" wp14:editId="1F23DB04">
          <wp:simplePos x="0" y="0"/>
          <wp:positionH relativeFrom="margin">
            <wp:posOffset>-601980</wp:posOffset>
          </wp:positionH>
          <wp:positionV relativeFrom="page">
            <wp:align>top</wp:align>
          </wp:positionV>
          <wp:extent cx="7619317" cy="10777743"/>
          <wp:effectExtent l="0" t="0" r="127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114_BMAT_Letterhead-A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19317" cy="1077774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65D3B" w14:textId="77777777" w:rsidR="007F1025" w:rsidRDefault="007F1025">
    <w:pPr>
      <w:pStyle w:val="Header"/>
    </w:pPr>
    <w:r>
      <w:rPr>
        <w:noProof/>
        <w:lang w:eastAsia="en-GB"/>
      </w:rPr>
      <w:drawing>
        <wp:anchor distT="0" distB="0" distL="114300" distR="114300" simplePos="0" relativeHeight="251658242" behindDoc="1" locked="0" layoutInCell="1" allowOverlap="1" wp14:anchorId="432EAE90" wp14:editId="70EB9D1B">
          <wp:simplePos x="0" y="0"/>
          <wp:positionH relativeFrom="margin">
            <wp:posOffset>-601980</wp:posOffset>
          </wp:positionH>
          <wp:positionV relativeFrom="margin">
            <wp:posOffset>-1935409</wp:posOffset>
          </wp:positionV>
          <wp:extent cx="7619317" cy="10777743"/>
          <wp:effectExtent l="0" t="0" r="127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114_BMAT_Letterhead-A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19317" cy="1077774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3BDDD" w14:textId="7646D97A" w:rsidR="007F1025" w:rsidRDefault="007F1025">
    <w:pPr>
      <w:pStyle w:val="Header"/>
    </w:pPr>
    <w:r>
      <w:rPr>
        <w:noProof/>
        <w:lang w:eastAsia="en-GB"/>
      </w:rPr>
      <w:drawing>
        <wp:anchor distT="0" distB="0" distL="114300" distR="114300" simplePos="0" relativeHeight="251658240" behindDoc="1" locked="0" layoutInCell="1" allowOverlap="1" wp14:anchorId="3623BDE3" wp14:editId="69F69053">
          <wp:simplePos x="0" y="0"/>
          <wp:positionH relativeFrom="margin">
            <wp:posOffset>-598170</wp:posOffset>
          </wp:positionH>
          <wp:positionV relativeFrom="margin">
            <wp:posOffset>-1150130</wp:posOffset>
          </wp:positionV>
          <wp:extent cx="7619317" cy="720000"/>
          <wp:effectExtent l="0" t="0" r="127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11114_BMAT_Letterhead-AW.png"/>
                  <pic:cNvPicPr/>
                </pic:nvPicPr>
                <pic:blipFill>
                  <a:blip r:embed="rId1">
                    <a:extLst>
                      <a:ext uri="{28A0092B-C50C-407E-A947-70E740481C1C}">
                        <a14:useLocalDpi xmlns:a14="http://schemas.microsoft.com/office/drawing/2010/main" val="0"/>
                      </a:ext>
                    </a:extLst>
                  </a:blip>
                  <a:stretch>
                    <a:fillRect/>
                  </a:stretch>
                </pic:blipFill>
                <pic:spPr>
                  <a:xfrm>
                    <a:off x="0" y="0"/>
                    <a:ext cx="7619317" cy="7200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3BDE0" w14:textId="77777777" w:rsidR="007F1025" w:rsidRPr="007E117B" w:rsidRDefault="007F1025" w:rsidP="007E117B">
    <w:pPr>
      <w:pStyle w:val="Header"/>
    </w:pPr>
    <w:r>
      <w:rPr>
        <w:noProof/>
        <w:lang w:eastAsia="en-GB"/>
      </w:rPr>
      <w:drawing>
        <wp:anchor distT="0" distB="0" distL="114300" distR="114300" simplePos="0" relativeHeight="251658241" behindDoc="1" locked="0" layoutInCell="1" allowOverlap="1" wp14:anchorId="3623BDE5" wp14:editId="3623BDE6">
          <wp:simplePos x="0" y="0"/>
          <wp:positionH relativeFrom="page">
            <wp:align>right</wp:align>
          </wp:positionH>
          <wp:positionV relativeFrom="page">
            <wp:align>top</wp:align>
          </wp:positionV>
          <wp:extent cx="7619317" cy="10777743"/>
          <wp:effectExtent l="0" t="0" r="127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114_BMAT_Letterhead-A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19317" cy="1077774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E4F43"/>
    <w:multiLevelType w:val="multilevel"/>
    <w:tmpl w:val="E20A4530"/>
    <w:lvl w:ilvl="0">
      <w:start w:val="1"/>
      <w:numFmt w:val="decimal"/>
      <w:lvlText w:val="%1."/>
      <w:lvlJc w:val="left"/>
      <w:pPr>
        <w:ind w:left="450" w:hanging="450"/>
      </w:pPr>
      <w:rPr>
        <w:rFonts w:asciiTheme="majorHAnsi" w:eastAsiaTheme="majorEastAsia" w:hAnsiTheme="majorHAnsi" w:cstheme="majorBidi"/>
      </w:rPr>
    </w:lvl>
    <w:lvl w:ilvl="1">
      <w:start w:val="6"/>
      <w:numFmt w:val="bullet"/>
      <w:lvlText w:val="-"/>
      <w:lvlJc w:val="left"/>
      <w:pPr>
        <w:ind w:left="726" w:hanging="450"/>
      </w:pPr>
      <w:rPr>
        <w:rFonts w:ascii="Verdana" w:eastAsia="Times New Roman" w:hAnsi="Verdana" w:cs="Arial" w:hint="default"/>
      </w:rPr>
    </w:lvl>
    <w:lvl w:ilvl="2">
      <w:start w:val="6"/>
      <w:numFmt w:val="bullet"/>
      <w:lvlText w:val="-"/>
      <w:lvlJc w:val="left"/>
      <w:pPr>
        <w:ind w:left="1272" w:hanging="720"/>
      </w:pPr>
      <w:rPr>
        <w:rFonts w:ascii="Verdana" w:eastAsia="Times New Roman" w:hAnsi="Verdana" w:cs="Arial" w:hint="default"/>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1" w15:restartNumberingAfterBreak="0">
    <w:nsid w:val="08C7597F"/>
    <w:multiLevelType w:val="hybridMultilevel"/>
    <w:tmpl w:val="339E99D8"/>
    <w:lvl w:ilvl="0" w:tplc="B850447A">
      <w:start w:val="1"/>
      <w:numFmt w:val="bullet"/>
      <w:lvlText w:val=""/>
      <w:lvlJc w:val="left"/>
      <w:pPr>
        <w:tabs>
          <w:tab w:val="num" w:pos="720"/>
        </w:tabs>
        <w:ind w:left="720" w:hanging="360"/>
      </w:pPr>
      <w:rPr>
        <w:rFonts w:ascii="Symbol" w:hAnsi="Symbol" w:hint="default"/>
        <w:sz w:val="20"/>
      </w:rPr>
    </w:lvl>
    <w:lvl w:ilvl="1" w:tplc="5B80B992" w:tentative="1">
      <w:start w:val="1"/>
      <w:numFmt w:val="bullet"/>
      <w:lvlText w:val=""/>
      <w:lvlJc w:val="left"/>
      <w:pPr>
        <w:tabs>
          <w:tab w:val="num" w:pos="1440"/>
        </w:tabs>
        <w:ind w:left="1440" w:hanging="360"/>
      </w:pPr>
      <w:rPr>
        <w:rFonts w:ascii="Symbol" w:hAnsi="Symbol" w:hint="default"/>
        <w:sz w:val="20"/>
      </w:rPr>
    </w:lvl>
    <w:lvl w:ilvl="2" w:tplc="99468132" w:tentative="1">
      <w:start w:val="1"/>
      <w:numFmt w:val="bullet"/>
      <w:lvlText w:val=""/>
      <w:lvlJc w:val="left"/>
      <w:pPr>
        <w:tabs>
          <w:tab w:val="num" w:pos="2160"/>
        </w:tabs>
        <w:ind w:left="2160" w:hanging="360"/>
      </w:pPr>
      <w:rPr>
        <w:rFonts w:ascii="Symbol" w:hAnsi="Symbol" w:hint="default"/>
        <w:sz w:val="20"/>
      </w:rPr>
    </w:lvl>
    <w:lvl w:ilvl="3" w:tplc="BE3EFFFC" w:tentative="1">
      <w:start w:val="1"/>
      <w:numFmt w:val="bullet"/>
      <w:lvlText w:val=""/>
      <w:lvlJc w:val="left"/>
      <w:pPr>
        <w:tabs>
          <w:tab w:val="num" w:pos="2880"/>
        </w:tabs>
        <w:ind w:left="2880" w:hanging="360"/>
      </w:pPr>
      <w:rPr>
        <w:rFonts w:ascii="Symbol" w:hAnsi="Symbol" w:hint="default"/>
        <w:sz w:val="20"/>
      </w:rPr>
    </w:lvl>
    <w:lvl w:ilvl="4" w:tplc="EF52C740" w:tentative="1">
      <w:start w:val="1"/>
      <w:numFmt w:val="bullet"/>
      <w:lvlText w:val=""/>
      <w:lvlJc w:val="left"/>
      <w:pPr>
        <w:tabs>
          <w:tab w:val="num" w:pos="3600"/>
        </w:tabs>
        <w:ind w:left="3600" w:hanging="360"/>
      </w:pPr>
      <w:rPr>
        <w:rFonts w:ascii="Symbol" w:hAnsi="Symbol" w:hint="default"/>
        <w:sz w:val="20"/>
      </w:rPr>
    </w:lvl>
    <w:lvl w:ilvl="5" w:tplc="66123AF6" w:tentative="1">
      <w:start w:val="1"/>
      <w:numFmt w:val="bullet"/>
      <w:lvlText w:val=""/>
      <w:lvlJc w:val="left"/>
      <w:pPr>
        <w:tabs>
          <w:tab w:val="num" w:pos="4320"/>
        </w:tabs>
        <w:ind w:left="4320" w:hanging="360"/>
      </w:pPr>
      <w:rPr>
        <w:rFonts w:ascii="Symbol" w:hAnsi="Symbol" w:hint="default"/>
        <w:sz w:val="20"/>
      </w:rPr>
    </w:lvl>
    <w:lvl w:ilvl="6" w:tplc="42340F20" w:tentative="1">
      <w:start w:val="1"/>
      <w:numFmt w:val="bullet"/>
      <w:lvlText w:val=""/>
      <w:lvlJc w:val="left"/>
      <w:pPr>
        <w:tabs>
          <w:tab w:val="num" w:pos="5040"/>
        </w:tabs>
        <w:ind w:left="5040" w:hanging="360"/>
      </w:pPr>
      <w:rPr>
        <w:rFonts w:ascii="Symbol" w:hAnsi="Symbol" w:hint="default"/>
        <w:sz w:val="20"/>
      </w:rPr>
    </w:lvl>
    <w:lvl w:ilvl="7" w:tplc="84008A52" w:tentative="1">
      <w:start w:val="1"/>
      <w:numFmt w:val="bullet"/>
      <w:lvlText w:val=""/>
      <w:lvlJc w:val="left"/>
      <w:pPr>
        <w:tabs>
          <w:tab w:val="num" w:pos="5760"/>
        </w:tabs>
        <w:ind w:left="5760" w:hanging="360"/>
      </w:pPr>
      <w:rPr>
        <w:rFonts w:ascii="Symbol" w:hAnsi="Symbol" w:hint="default"/>
        <w:sz w:val="20"/>
      </w:rPr>
    </w:lvl>
    <w:lvl w:ilvl="8" w:tplc="F8604556"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FA1948"/>
    <w:multiLevelType w:val="multilevel"/>
    <w:tmpl w:val="17D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36956"/>
    <w:multiLevelType w:val="multilevel"/>
    <w:tmpl w:val="F300E140"/>
    <w:lvl w:ilvl="0">
      <w:start w:val="10"/>
      <w:numFmt w:val="decimal"/>
      <w:lvlText w:val="%1"/>
      <w:lvlJc w:val="left"/>
      <w:pPr>
        <w:ind w:left="3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start w:val="5"/>
      <w:numFmt w:val="decimal"/>
      <w:lvlRestart w:val="0"/>
      <w:lvlText w:val="%1.%2."/>
      <w:lvlJc w:val="left"/>
      <w:pPr>
        <w:ind w:left="70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19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1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3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5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7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9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1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2F6436"/>
    <w:multiLevelType w:val="multilevel"/>
    <w:tmpl w:val="0DEC560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074EB2"/>
    <w:multiLevelType w:val="multilevel"/>
    <w:tmpl w:val="944E0DDA"/>
    <w:lvl w:ilvl="0">
      <w:start w:val="1"/>
      <w:numFmt w:val="decimal"/>
      <w:lvlText w:val="%1."/>
      <w:lvlJc w:val="left"/>
      <w:pPr>
        <w:ind w:left="450" w:hanging="450"/>
      </w:pPr>
      <w:rPr>
        <w:rFonts w:asciiTheme="majorHAnsi" w:eastAsiaTheme="majorEastAsia" w:hAnsiTheme="majorHAnsi" w:cstheme="majorBidi"/>
      </w:rPr>
    </w:lvl>
    <w:lvl w:ilvl="1">
      <w:start w:val="1"/>
      <w:numFmt w:val="decimal"/>
      <w:lvlText w:val="%1.%2."/>
      <w:lvlJc w:val="left"/>
      <w:pPr>
        <w:ind w:left="726" w:hanging="45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6" w15:restartNumberingAfterBreak="0">
    <w:nsid w:val="213820C4"/>
    <w:multiLevelType w:val="hybridMultilevel"/>
    <w:tmpl w:val="867221F6"/>
    <w:lvl w:ilvl="0" w:tplc="3DAAF51E">
      <w:start w:val="1"/>
      <w:numFmt w:val="bullet"/>
      <w:lvlText w:val="•"/>
      <w:lvlJc w:val="left"/>
      <w:pPr>
        <w:ind w:left="10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5C00AE">
      <w:start w:val="1"/>
      <w:numFmt w:val="bullet"/>
      <w:lvlText w:val="o"/>
      <w:lvlJc w:val="left"/>
      <w:pPr>
        <w:ind w:left="17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CE16B2">
      <w:start w:val="1"/>
      <w:numFmt w:val="bullet"/>
      <w:lvlText w:val="▪"/>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B260854">
      <w:start w:val="1"/>
      <w:numFmt w:val="bullet"/>
      <w:lvlText w:val="•"/>
      <w:lvlJc w:val="left"/>
      <w:pPr>
        <w:ind w:left="3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5073F0">
      <w:start w:val="1"/>
      <w:numFmt w:val="bullet"/>
      <w:lvlText w:val="o"/>
      <w:lvlJc w:val="left"/>
      <w:pPr>
        <w:ind w:left="38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24A1942">
      <w:start w:val="1"/>
      <w:numFmt w:val="bullet"/>
      <w:lvlText w:val="▪"/>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607D34">
      <w:start w:val="1"/>
      <w:numFmt w:val="bullet"/>
      <w:lvlText w:val="•"/>
      <w:lvlJc w:val="left"/>
      <w:pPr>
        <w:ind w:left="53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0853F0">
      <w:start w:val="1"/>
      <w:numFmt w:val="bullet"/>
      <w:lvlText w:val="o"/>
      <w:lvlJc w:val="left"/>
      <w:pPr>
        <w:ind w:left="60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2C84DC8">
      <w:start w:val="1"/>
      <w:numFmt w:val="bullet"/>
      <w:lvlText w:val="▪"/>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4242278"/>
    <w:multiLevelType w:val="multilevel"/>
    <w:tmpl w:val="BCB8788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85A44E2"/>
    <w:multiLevelType w:val="multilevel"/>
    <w:tmpl w:val="C15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BD260E"/>
    <w:multiLevelType w:val="multilevel"/>
    <w:tmpl w:val="1A3E3E5A"/>
    <w:lvl w:ilvl="0">
      <w:start w:val="1"/>
      <w:numFmt w:val="decimal"/>
      <w:lvlText w:val="%1."/>
      <w:lvlJc w:val="left"/>
      <w:pPr>
        <w:ind w:left="450" w:hanging="450"/>
      </w:pPr>
      <w:rPr>
        <w:rFonts w:asciiTheme="majorHAnsi" w:eastAsiaTheme="majorEastAsia" w:hAnsiTheme="majorHAnsi" w:cstheme="majorBidi"/>
      </w:rPr>
    </w:lvl>
    <w:lvl w:ilvl="1">
      <w:start w:val="1"/>
      <w:numFmt w:val="decimal"/>
      <w:lvlText w:val="%1.%2."/>
      <w:lvlJc w:val="left"/>
      <w:pPr>
        <w:ind w:left="726" w:hanging="45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10" w15:restartNumberingAfterBreak="0">
    <w:nsid w:val="29490603"/>
    <w:multiLevelType w:val="multilevel"/>
    <w:tmpl w:val="8FE25B18"/>
    <w:lvl w:ilvl="0">
      <w:start w:val="10"/>
      <w:numFmt w:val="decimal"/>
      <w:lvlText w:val="%1"/>
      <w:lvlJc w:val="left"/>
      <w:pPr>
        <w:ind w:left="3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start w:val="4"/>
      <w:numFmt w:val="decimal"/>
      <w:lvlText w:val="%1.%2"/>
      <w:lvlJc w:val="left"/>
      <w:pPr>
        <w:ind w:left="643"/>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413"/>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647"/>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367"/>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087"/>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807"/>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527"/>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247"/>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2080AAE"/>
    <w:multiLevelType w:val="hybridMultilevel"/>
    <w:tmpl w:val="DBC24790"/>
    <w:lvl w:ilvl="0" w:tplc="2000000F">
      <w:start w:val="1"/>
      <w:numFmt w:val="decimal"/>
      <w:lvlText w:val="%1."/>
      <w:lvlJc w:val="left"/>
      <w:pPr>
        <w:ind w:left="996" w:hanging="360"/>
      </w:pPr>
    </w:lvl>
    <w:lvl w:ilvl="1" w:tplc="20000019" w:tentative="1">
      <w:start w:val="1"/>
      <w:numFmt w:val="lowerLetter"/>
      <w:lvlText w:val="%2."/>
      <w:lvlJc w:val="left"/>
      <w:pPr>
        <w:ind w:left="1716" w:hanging="360"/>
      </w:pPr>
    </w:lvl>
    <w:lvl w:ilvl="2" w:tplc="2000001B" w:tentative="1">
      <w:start w:val="1"/>
      <w:numFmt w:val="lowerRoman"/>
      <w:lvlText w:val="%3."/>
      <w:lvlJc w:val="right"/>
      <w:pPr>
        <w:ind w:left="2436" w:hanging="180"/>
      </w:pPr>
    </w:lvl>
    <w:lvl w:ilvl="3" w:tplc="2000000F" w:tentative="1">
      <w:start w:val="1"/>
      <w:numFmt w:val="decimal"/>
      <w:lvlText w:val="%4."/>
      <w:lvlJc w:val="left"/>
      <w:pPr>
        <w:ind w:left="3156" w:hanging="360"/>
      </w:pPr>
    </w:lvl>
    <w:lvl w:ilvl="4" w:tplc="20000019" w:tentative="1">
      <w:start w:val="1"/>
      <w:numFmt w:val="lowerLetter"/>
      <w:lvlText w:val="%5."/>
      <w:lvlJc w:val="left"/>
      <w:pPr>
        <w:ind w:left="3876" w:hanging="360"/>
      </w:pPr>
    </w:lvl>
    <w:lvl w:ilvl="5" w:tplc="2000001B" w:tentative="1">
      <w:start w:val="1"/>
      <w:numFmt w:val="lowerRoman"/>
      <w:lvlText w:val="%6."/>
      <w:lvlJc w:val="right"/>
      <w:pPr>
        <w:ind w:left="4596" w:hanging="180"/>
      </w:pPr>
    </w:lvl>
    <w:lvl w:ilvl="6" w:tplc="2000000F" w:tentative="1">
      <w:start w:val="1"/>
      <w:numFmt w:val="decimal"/>
      <w:lvlText w:val="%7."/>
      <w:lvlJc w:val="left"/>
      <w:pPr>
        <w:ind w:left="5316" w:hanging="360"/>
      </w:pPr>
    </w:lvl>
    <w:lvl w:ilvl="7" w:tplc="20000019" w:tentative="1">
      <w:start w:val="1"/>
      <w:numFmt w:val="lowerLetter"/>
      <w:lvlText w:val="%8."/>
      <w:lvlJc w:val="left"/>
      <w:pPr>
        <w:ind w:left="6036" w:hanging="360"/>
      </w:pPr>
    </w:lvl>
    <w:lvl w:ilvl="8" w:tplc="2000001B" w:tentative="1">
      <w:start w:val="1"/>
      <w:numFmt w:val="lowerRoman"/>
      <w:lvlText w:val="%9."/>
      <w:lvlJc w:val="right"/>
      <w:pPr>
        <w:ind w:left="6756" w:hanging="180"/>
      </w:pPr>
    </w:lvl>
  </w:abstractNum>
  <w:abstractNum w:abstractNumId="12" w15:restartNumberingAfterBreak="0">
    <w:nsid w:val="3923402E"/>
    <w:multiLevelType w:val="hybridMultilevel"/>
    <w:tmpl w:val="D88ABDA0"/>
    <w:lvl w:ilvl="0" w:tplc="80D27E76">
      <w:start w:val="1"/>
      <w:numFmt w:val="bullet"/>
      <w:lvlText w:val=""/>
      <w:lvlJc w:val="left"/>
      <w:pPr>
        <w:tabs>
          <w:tab w:val="num" w:pos="720"/>
        </w:tabs>
        <w:ind w:left="720" w:hanging="360"/>
      </w:pPr>
      <w:rPr>
        <w:rFonts w:ascii="Symbol" w:hAnsi="Symbol" w:hint="default"/>
        <w:sz w:val="20"/>
      </w:rPr>
    </w:lvl>
    <w:lvl w:ilvl="1" w:tplc="EB6C4F56" w:tentative="1">
      <w:start w:val="1"/>
      <w:numFmt w:val="bullet"/>
      <w:lvlText w:val=""/>
      <w:lvlJc w:val="left"/>
      <w:pPr>
        <w:tabs>
          <w:tab w:val="num" w:pos="1440"/>
        </w:tabs>
        <w:ind w:left="1440" w:hanging="360"/>
      </w:pPr>
      <w:rPr>
        <w:rFonts w:ascii="Symbol" w:hAnsi="Symbol" w:hint="default"/>
        <w:sz w:val="20"/>
      </w:rPr>
    </w:lvl>
    <w:lvl w:ilvl="2" w:tplc="F4949B82" w:tentative="1">
      <w:start w:val="1"/>
      <w:numFmt w:val="bullet"/>
      <w:lvlText w:val=""/>
      <w:lvlJc w:val="left"/>
      <w:pPr>
        <w:tabs>
          <w:tab w:val="num" w:pos="2160"/>
        </w:tabs>
        <w:ind w:left="2160" w:hanging="360"/>
      </w:pPr>
      <w:rPr>
        <w:rFonts w:ascii="Symbol" w:hAnsi="Symbol" w:hint="default"/>
        <w:sz w:val="20"/>
      </w:rPr>
    </w:lvl>
    <w:lvl w:ilvl="3" w:tplc="6CEE645C" w:tentative="1">
      <w:start w:val="1"/>
      <w:numFmt w:val="bullet"/>
      <w:lvlText w:val=""/>
      <w:lvlJc w:val="left"/>
      <w:pPr>
        <w:tabs>
          <w:tab w:val="num" w:pos="2880"/>
        </w:tabs>
        <w:ind w:left="2880" w:hanging="360"/>
      </w:pPr>
      <w:rPr>
        <w:rFonts w:ascii="Symbol" w:hAnsi="Symbol" w:hint="default"/>
        <w:sz w:val="20"/>
      </w:rPr>
    </w:lvl>
    <w:lvl w:ilvl="4" w:tplc="75083D66" w:tentative="1">
      <w:start w:val="1"/>
      <w:numFmt w:val="bullet"/>
      <w:lvlText w:val=""/>
      <w:lvlJc w:val="left"/>
      <w:pPr>
        <w:tabs>
          <w:tab w:val="num" w:pos="3600"/>
        </w:tabs>
        <w:ind w:left="3600" w:hanging="360"/>
      </w:pPr>
      <w:rPr>
        <w:rFonts w:ascii="Symbol" w:hAnsi="Symbol" w:hint="default"/>
        <w:sz w:val="20"/>
      </w:rPr>
    </w:lvl>
    <w:lvl w:ilvl="5" w:tplc="03AE6C32" w:tentative="1">
      <w:start w:val="1"/>
      <w:numFmt w:val="bullet"/>
      <w:lvlText w:val=""/>
      <w:lvlJc w:val="left"/>
      <w:pPr>
        <w:tabs>
          <w:tab w:val="num" w:pos="4320"/>
        </w:tabs>
        <w:ind w:left="4320" w:hanging="360"/>
      </w:pPr>
      <w:rPr>
        <w:rFonts w:ascii="Symbol" w:hAnsi="Symbol" w:hint="default"/>
        <w:sz w:val="20"/>
      </w:rPr>
    </w:lvl>
    <w:lvl w:ilvl="6" w:tplc="54CA3812" w:tentative="1">
      <w:start w:val="1"/>
      <w:numFmt w:val="bullet"/>
      <w:lvlText w:val=""/>
      <w:lvlJc w:val="left"/>
      <w:pPr>
        <w:tabs>
          <w:tab w:val="num" w:pos="5040"/>
        </w:tabs>
        <w:ind w:left="5040" w:hanging="360"/>
      </w:pPr>
      <w:rPr>
        <w:rFonts w:ascii="Symbol" w:hAnsi="Symbol" w:hint="default"/>
        <w:sz w:val="20"/>
      </w:rPr>
    </w:lvl>
    <w:lvl w:ilvl="7" w:tplc="7DDCD85A" w:tentative="1">
      <w:start w:val="1"/>
      <w:numFmt w:val="bullet"/>
      <w:lvlText w:val=""/>
      <w:lvlJc w:val="left"/>
      <w:pPr>
        <w:tabs>
          <w:tab w:val="num" w:pos="5760"/>
        </w:tabs>
        <w:ind w:left="5760" w:hanging="360"/>
      </w:pPr>
      <w:rPr>
        <w:rFonts w:ascii="Symbol" w:hAnsi="Symbol" w:hint="default"/>
        <w:sz w:val="20"/>
      </w:rPr>
    </w:lvl>
    <w:lvl w:ilvl="8" w:tplc="6D7484E6"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3174EB"/>
    <w:multiLevelType w:val="multilevel"/>
    <w:tmpl w:val="3072FB24"/>
    <w:lvl w:ilvl="0">
      <w:start w:val="1"/>
      <w:numFmt w:val="decimal"/>
      <w:lvlText w:val="%1."/>
      <w:lvlJc w:val="left"/>
      <w:pPr>
        <w:ind w:left="450" w:hanging="450"/>
      </w:pPr>
      <w:rPr>
        <w:rFonts w:asciiTheme="majorHAnsi" w:eastAsiaTheme="majorEastAsia" w:hAnsiTheme="majorHAnsi" w:cstheme="majorBidi"/>
      </w:rPr>
    </w:lvl>
    <w:lvl w:ilvl="1">
      <w:start w:val="1"/>
      <w:numFmt w:val="decimal"/>
      <w:lvlText w:val="%1.%2."/>
      <w:lvlJc w:val="left"/>
      <w:pPr>
        <w:ind w:left="726" w:hanging="45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14" w15:restartNumberingAfterBreak="0">
    <w:nsid w:val="3E766DC6"/>
    <w:multiLevelType w:val="hybridMultilevel"/>
    <w:tmpl w:val="1204A518"/>
    <w:lvl w:ilvl="0" w:tplc="2C02CDDE">
      <w:start w:val="1"/>
      <w:numFmt w:val="bullet"/>
      <w:lvlText w:val="•"/>
      <w:lvlJc w:val="left"/>
      <w:pPr>
        <w:ind w:left="10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5CF5F8">
      <w:start w:val="1"/>
      <w:numFmt w:val="bullet"/>
      <w:lvlText w:val="o"/>
      <w:lvlJc w:val="left"/>
      <w:pPr>
        <w:ind w:left="17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42520A">
      <w:start w:val="1"/>
      <w:numFmt w:val="bullet"/>
      <w:lvlText w:val="▪"/>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2E0C226">
      <w:start w:val="1"/>
      <w:numFmt w:val="bullet"/>
      <w:lvlText w:val="•"/>
      <w:lvlJc w:val="left"/>
      <w:pPr>
        <w:ind w:left="3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AE90A2">
      <w:start w:val="1"/>
      <w:numFmt w:val="bullet"/>
      <w:lvlText w:val="o"/>
      <w:lvlJc w:val="left"/>
      <w:pPr>
        <w:ind w:left="38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55A60D2">
      <w:start w:val="1"/>
      <w:numFmt w:val="bullet"/>
      <w:lvlText w:val="▪"/>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3024D0E">
      <w:start w:val="1"/>
      <w:numFmt w:val="bullet"/>
      <w:lvlText w:val="•"/>
      <w:lvlJc w:val="left"/>
      <w:pPr>
        <w:ind w:left="53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98D8AC">
      <w:start w:val="1"/>
      <w:numFmt w:val="bullet"/>
      <w:lvlText w:val="o"/>
      <w:lvlJc w:val="left"/>
      <w:pPr>
        <w:ind w:left="60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7246AC">
      <w:start w:val="1"/>
      <w:numFmt w:val="bullet"/>
      <w:lvlText w:val="▪"/>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1EA7357"/>
    <w:multiLevelType w:val="multilevel"/>
    <w:tmpl w:val="1A3E3E5A"/>
    <w:lvl w:ilvl="0">
      <w:start w:val="1"/>
      <w:numFmt w:val="decimal"/>
      <w:lvlText w:val="%1."/>
      <w:lvlJc w:val="left"/>
      <w:pPr>
        <w:ind w:left="450" w:hanging="450"/>
      </w:pPr>
      <w:rPr>
        <w:rFonts w:asciiTheme="majorHAnsi" w:eastAsiaTheme="majorEastAsia" w:hAnsiTheme="majorHAnsi" w:cstheme="majorBidi"/>
      </w:rPr>
    </w:lvl>
    <w:lvl w:ilvl="1">
      <w:start w:val="1"/>
      <w:numFmt w:val="decimal"/>
      <w:lvlText w:val="%1.%2."/>
      <w:lvlJc w:val="left"/>
      <w:pPr>
        <w:ind w:left="726" w:hanging="45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16" w15:restartNumberingAfterBreak="0">
    <w:nsid w:val="44DE2BBC"/>
    <w:multiLevelType w:val="multilevel"/>
    <w:tmpl w:val="2BF832A0"/>
    <w:lvl w:ilvl="0">
      <w:start w:val="1"/>
      <w:numFmt w:val="decimal"/>
      <w:lvlText w:val="%1."/>
      <w:lvlJc w:val="left"/>
      <w:pPr>
        <w:ind w:left="450" w:hanging="450"/>
      </w:pPr>
      <w:rPr>
        <w:rFonts w:asciiTheme="majorHAnsi" w:eastAsiaTheme="majorEastAsia" w:hAnsiTheme="majorHAnsi" w:cstheme="majorBidi"/>
      </w:rPr>
    </w:lvl>
    <w:lvl w:ilvl="1">
      <w:start w:val="6"/>
      <w:numFmt w:val="bullet"/>
      <w:lvlText w:val="-"/>
      <w:lvlJc w:val="left"/>
      <w:pPr>
        <w:ind w:left="726" w:hanging="450"/>
      </w:pPr>
      <w:rPr>
        <w:rFonts w:ascii="Verdana" w:eastAsia="Times New Roman" w:hAnsi="Verdana" w:cs="Arial" w:hint="default"/>
      </w:rPr>
    </w:lvl>
    <w:lvl w:ilvl="2">
      <w:start w:val="1"/>
      <w:numFmt w:val="decimal"/>
      <w:lvlText w:val="%1.%2.%3."/>
      <w:lvlJc w:val="left"/>
      <w:pPr>
        <w:ind w:left="1272" w:hanging="720"/>
      </w:pPr>
      <w:rPr>
        <w:rFonts w:hint="default"/>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17" w15:restartNumberingAfterBreak="0">
    <w:nsid w:val="451B5B4F"/>
    <w:multiLevelType w:val="multilevel"/>
    <w:tmpl w:val="531EF854"/>
    <w:lvl w:ilvl="0">
      <w:start w:val="21"/>
      <w:numFmt w:val="decimal"/>
      <w:lvlText w:val="%1"/>
      <w:lvlJc w:val="left"/>
      <w:pPr>
        <w:ind w:left="3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714"/>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401"/>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78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0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2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4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6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8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F8B4A56"/>
    <w:multiLevelType w:val="multilevel"/>
    <w:tmpl w:val="0B10B3C6"/>
    <w:lvl w:ilvl="0">
      <w:start w:val="1"/>
      <w:numFmt w:val="decimal"/>
      <w:lvlText w:val="%1."/>
      <w:lvlJc w:val="left"/>
      <w:pPr>
        <w:ind w:left="450" w:hanging="450"/>
      </w:pPr>
      <w:rPr>
        <w:rFonts w:asciiTheme="majorHAnsi" w:eastAsiaTheme="majorEastAsia" w:hAnsiTheme="majorHAnsi" w:cstheme="majorBidi"/>
      </w:rPr>
    </w:lvl>
    <w:lvl w:ilvl="1">
      <w:start w:val="1"/>
      <w:numFmt w:val="bullet"/>
      <w:lvlText w:val=""/>
      <w:lvlJc w:val="left"/>
      <w:pPr>
        <w:ind w:left="726" w:hanging="450"/>
      </w:pPr>
      <w:rPr>
        <w:rFonts w:ascii="Symbol" w:hAnsi="Symbol" w:hint="default"/>
      </w:rPr>
    </w:lvl>
    <w:lvl w:ilvl="2">
      <w:start w:val="1"/>
      <w:numFmt w:val="decimal"/>
      <w:lvlText w:val="%1.%2.%3."/>
      <w:lvlJc w:val="left"/>
      <w:pPr>
        <w:ind w:left="1272" w:hanging="720"/>
      </w:pPr>
      <w:rPr>
        <w:rFonts w:hint="default"/>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19" w15:restartNumberingAfterBreak="0">
    <w:nsid w:val="51091A68"/>
    <w:multiLevelType w:val="hybridMultilevel"/>
    <w:tmpl w:val="49BC23BE"/>
    <w:lvl w:ilvl="0" w:tplc="913AD796">
      <w:start w:val="1"/>
      <w:numFmt w:val="decimal"/>
      <w:pStyle w:val="Style1"/>
      <w:lvlText w:val="%1."/>
      <w:lvlJc w:val="left"/>
      <w:pPr>
        <w:ind w:left="284" w:hanging="284"/>
      </w:pPr>
      <w:rPr>
        <w:rFonts w:ascii="Arial" w:hAnsi="Arial" w:hint="default"/>
        <w:b/>
        <w:i w:val="0"/>
        <w:color w:val="005579" w:themeColor="text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341AE4"/>
    <w:multiLevelType w:val="multilevel"/>
    <w:tmpl w:val="84B0EEB0"/>
    <w:lvl w:ilvl="0">
      <w:start w:val="1"/>
      <w:numFmt w:val="decimal"/>
      <w:lvlText w:val="%1."/>
      <w:lvlJc w:val="left"/>
      <w:pPr>
        <w:ind w:left="450" w:hanging="450"/>
      </w:pPr>
      <w:rPr>
        <w:rFonts w:asciiTheme="majorHAnsi" w:eastAsiaTheme="majorEastAsia" w:hAnsiTheme="majorHAnsi" w:cstheme="majorBidi"/>
      </w:rPr>
    </w:lvl>
    <w:lvl w:ilvl="1">
      <w:start w:val="6"/>
      <w:numFmt w:val="bullet"/>
      <w:lvlText w:val="-"/>
      <w:lvlJc w:val="left"/>
      <w:pPr>
        <w:ind w:left="726" w:hanging="450"/>
      </w:pPr>
      <w:rPr>
        <w:rFonts w:ascii="Verdana" w:eastAsia="Times New Roman" w:hAnsi="Verdana" w:cs="Arial" w:hint="default"/>
      </w:rPr>
    </w:lvl>
    <w:lvl w:ilvl="2">
      <w:start w:val="1"/>
      <w:numFmt w:val="bullet"/>
      <w:lvlText w:val=""/>
      <w:lvlJc w:val="left"/>
      <w:pPr>
        <w:ind w:left="1272" w:hanging="720"/>
      </w:pPr>
      <w:rPr>
        <w:rFonts w:ascii="Symbol" w:hAnsi="Symbol" w:hint="default"/>
        <w:color w:val="002060"/>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21" w15:restartNumberingAfterBreak="0">
    <w:nsid w:val="62D96036"/>
    <w:multiLevelType w:val="multilevel"/>
    <w:tmpl w:val="1A3E3E5A"/>
    <w:lvl w:ilvl="0">
      <w:start w:val="1"/>
      <w:numFmt w:val="decimal"/>
      <w:lvlText w:val="%1."/>
      <w:lvlJc w:val="left"/>
      <w:pPr>
        <w:ind w:left="450" w:hanging="450"/>
      </w:pPr>
      <w:rPr>
        <w:rFonts w:asciiTheme="majorHAnsi" w:eastAsiaTheme="majorEastAsia" w:hAnsiTheme="majorHAnsi" w:cstheme="majorBidi"/>
      </w:rPr>
    </w:lvl>
    <w:lvl w:ilvl="1">
      <w:start w:val="1"/>
      <w:numFmt w:val="decimal"/>
      <w:lvlText w:val="%1.%2."/>
      <w:lvlJc w:val="left"/>
      <w:pPr>
        <w:ind w:left="726" w:hanging="45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22" w15:restartNumberingAfterBreak="0">
    <w:nsid w:val="65EA0F1C"/>
    <w:multiLevelType w:val="hybridMultilevel"/>
    <w:tmpl w:val="A796C9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E6B41A2"/>
    <w:multiLevelType w:val="hybridMultilevel"/>
    <w:tmpl w:val="BAA6EC16"/>
    <w:lvl w:ilvl="0" w:tplc="817CE6B2">
      <w:start w:val="1"/>
      <w:numFmt w:val="bullet"/>
      <w:pStyle w:val="Bullet"/>
      <w:lvlText w:val=""/>
      <w:lvlJc w:val="left"/>
      <w:pPr>
        <w:ind w:left="284" w:hanging="284"/>
      </w:pPr>
      <w:rPr>
        <w:rFonts w:ascii="Symbol" w:hAnsi="Symbol" w:hint="default"/>
        <w:color w:val="005579"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704543"/>
    <w:multiLevelType w:val="hybridMultilevel"/>
    <w:tmpl w:val="D8EA0CBE"/>
    <w:lvl w:ilvl="0" w:tplc="4D80AC9A">
      <w:start w:val="1"/>
      <w:numFmt w:val="bullet"/>
      <w:lvlText w:val="•"/>
      <w:lvlJc w:val="left"/>
      <w:pPr>
        <w:ind w:left="10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D821C0">
      <w:start w:val="1"/>
      <w:numFmt w:val="bullet"/>
      <w:lvlText w:val="o"/>
      <w:lvlJc w:val="left"/>
      <w:pPr>
        <w:ind w:left="18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00A9A40">
      <w:start w:val="1"/>
      <w:numFmt w:val="bullet"/>
      <w:lvlText w:val="▪"/>
      <w:lvlJc w:val="left"/>
      <w:pPr>
        <w:ind w:left="25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DE8CAB8">
      <w:start w:val="1"/>
      <w:numFmt w:val="bullet"/>
      <w:lvlText w:val="•"/>
      <w:lvlJc w:val="left"/>
      <w:pPr>
        <w:ind w:left="32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5C3B0A">
      <w:start w:val="1"/>
      <w:numFmt w:val="bullet"/>
      <w:lvlText w:val="o"/>
      <w:lvlJc w:val="left"/>
      <w:pPr>
        <w:ind w:left="40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C6E4EE">
      <w:start w:val="1"/>
      <w:numFmt w:val="bullet"/>
      <w:lvlText w:val="▪"/>
      <w:lvlJc w:val="left"/>
      <w:pPr>
        <w:ind w:left="47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52C3956">
      <w:start w:val="1"/>
      <w:numFmt w:val="bullet"/>
      <w:lvlText w:val="•"/>
      <w:lvlJc w:val="left"/>
      <w:pPr>
        <w:ind w:left="5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065834">
      <w:start w:val="1"/>
      <w:numFmt w:val="bullet"/>
      <w:lvlText w:val="o"/>
      <w:lvlJc w:val="left"/>
      <w:pPr>
        <w:ind w:left="6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B441F1E">
      <w:start w:val="1"/>
      <w:numFmt w:val="bullet"/>
      <w:lvlText w:val="▪"/>
      <w:lvlJc w:val="left"/>
      <w:pPr>
        <w:ind w:left="6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37767AD"/>
    <w:multiLevelType w:val="multilevel"/>
    <w:tmpl w:val="5A06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C6FE0"/>
    <w:multiLevelType w:val="multilevel"/>
    <w:tmpl w:val="1B9A397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6740D63"/>
    <w:multiLevelType w:val="multilevel"/>
    <w:tmpl w:val="1A3E3E5A"/>
    <w:lvl w:ilvl="0">
      <w:start w:val="1"/>
      <w:numFmt w:val="decimal"/>
      <w:lvlText w:val="%1."/>
      <w:lvlJc w:val="left"/>
      <w:pPr>
        <w:ind w:left="450" w:hanging="450"/>
      </w:pPr>
      <w:rPr>
        <w:rFonts w:asciiTheme="majorHAnsi" w:eastAsiaTheme="majorEastAsia" w:hAnsiTheme="majorHAnsi" w:cstheme="majorBidi"/>
      </w:rPr>
    </w:lvl>
    <w:lvl w:ilvl="1">
      <w:start w:val="1"/>
      <w:numFmt w:val="decimal"/>
      <w:lvlText w:val="%1.%2."/>
      <w:lvlJc w:val="left"/>
      <w:pPr>
        <w:ind w:left="726" w:hanging="45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548" w:hanging="72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460" w:hanging="108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372" w:hanging="1440"/>
      </w:pPr>
      <w:rPr>
        <w:rFonts w:hint="default"/>
      </w:rPr>
    </w:lvl>
    <w:lvl w:ilvl="8">
      <w:start w:val="1"/>
      <w:numFmt w:val="decimal"/>
      <w:lvlText w:val="%1.%2.%3.%4.%5.%6.%7.%8.%9."/>
      <w:lvlJc w:val="left"/>
      <w:pPr>
        <w:ind w:left="4008" w:hanging="1800"/>
      </w:pPr>
      <w:rPr>
        <w:rFonts w:hint="default"/>
      </w:rPr>
    </w:lvl>
  </w:abstractNum>
  <w:abstractNum w:abstractNumId="28" w15:restartNumberingAfterBreak="0">
    <w:nsid w:val="77182AC3"/>
    <w:multiLevelType w:val="multilevel"/>
    <w:tmpl w:val="8F68FB2C"/>
    <w:lvl w:ilvl="0">
      <w:start w:val="10"/>
      <w:numFmt w:val="decimal"/>
      <w:lvlText w:val="%1"/>
      <w:lvlJc w:val="left"/>
      <w:pPr>
        <w:ind w:left="3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0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7D206A3"/>
    <w:multiLevelType w:val="hybridMultilevel"/>
    <w:tmpl w:val="99FCF212"/>
    <w:lvl w:ilvl="0" w:tplc="5B9E106C">
      <w:start w:val="1"/>
      <w:numFmt w:val="bullet"/>
      <w:lvlText w:val="•"/>
      <w:lvlJc w:val="left"/>
      <w:pPr>
        <w:ind w:left="10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F84500">
      <w:start w:val="1"/>
      <w:numFmt w:val="bullet"/>
      <w:lvlText w:val="o"/>
      <w:lvlJc w:val="left"/>
      <w:pPr>
        <w:ind w:left="17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396C4B0">
      <w:start w:val="1"/>
      <w:numFmt w:val="bullet"/>
      <w:lvlText w:val="▪"/>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DC9E2E">
      <w:start w:val="1"/>
      <w:numFmt w:val="bullet"/>
      <w:lvlText w:val="•"/>
      <w:lvlJc w:val="left"/>
      <w:pPr>
        <w:ind w:left="3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D66B30">
      <w:start w:val="1"/>
      <w:numFmt w:val="bullet"/>
      <w:lvlText w:val="o"/>
      <w:lvlJc w:val="left"/>
      <w:pPr>
        <w:ind w:left="38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047068">
      <w:start w:val="1"/>
      <w:numFmt w:val="bullet"/>
      <w:lvlText w:val="▪"/>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17E8EB0">
      <w:start w:val="1"/>
      <w:numFmt w:val="bullet"/>
      <w:lvlText w:val="•"/>
      <w:lvlJc w:val="left"/>
      <w:pPr>
        <w:ind w:left="53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74CE64">
      <w:start w:val="1"/>
      <w:numFmt w:val="bullet"/>
      <w:lvlText w:val="o"/>
      <w:lvlJc w:val="left"/>
      <w:pPr>
        <w:ind w:left="60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4EC12E2">
      <w:start w:val="1"/>
      <w:numFmt w:val="bullet"/>
      <w:lvlText w:val="▪"/>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9423E1F"/>
    <w:multiLevelType w:val="multilevel"/>
    <w:tmpl w:val="1B9A397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9A3459A"/>
    <w:multiLevelType w:val="hybridMultilevel"/>
    <w:tmpl w:val="EB629860"/>
    <w:lvl w:ilvl="0" w:tplc="98A80170">
      <w:start w:val="1"/>
      <w:numFmt w:val="bullet"/>
      <w:lvlText w:val=""/>
      <w:lvlJc w:val="left"/>
      <w:pPr>
        <w:ind w:left="1146" w:hanging="360"/>
      </w:pPr>
      <w:rPr>
        <w:rFonts w:ascii="Symbol" w:hAnsi="Symbol" w:hint="default"/>
        <w:color w:val="002060"/>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32" w15:restartNumberingAfterBreak="0">
    <w:nsid w:val="7A39389F"/>
    <w:multiLevelType w:val="hybridMultilevel"/>
    <w:tmpl w:val="DAE2D3FC"/>
    <w:lvl w:ilvl="0" w:tplc="F1A25AC8">
      <w:start w:val="1"/>
      <w:numFmt w:val="bullet"/>
      <w:lvlText w:val="•"/>
      <w:lvlJc w:val="left"/>
      <w:pPr>
        <w:ind w:left="977"/>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tplc="10DE71C4">
      <w:start w:val="1"/>
      <w:numFmt w:val="bullet"/>
      <w:lvlText w:val="o"/>
      <w:lvlJc w:val="left"/>
      <w:pPr>
        <w:ind w:left="1512"/>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tplc="F34EB724">
      <w:start w:val="1"/>
      <w:numFmt w:val="bullet"/>
      <w:lvlText w:val="▪"/>
      <w:lvlJc w:val="left"/>
      <w:pPr>
        <w:ind w:left="2232"/>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tplc="6E120DFE">
      <w:start w:val="1"/>
      <w:numFmt w:val="bullet"/>
      <w:lvlText w:val="•"/>
      <w:lvlJc w:val="left"/>
      <w:pPr>
        <w:ind w:left="2952"/>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tplc="2D6E2D24">
      <w:start w:val="1"/>
      <w:numFmt w:val="bullet"/>
      <w:lvlText w:val="o"/>
      <w:lvlJc w:val="left"/>
      <w:pPr>
        <w:ind w:left="3672"/>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tplc="0F54462E">
      <w:start w:val="1"/>
      <w:numFmt w:val="bullet"/>
      <w:lvlText w:val="▪"/>
      <w:lvlJc w:val="left"/>
      <w:pPr>
        <w:ind w:left="4392"/>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tplc="B9406702">
      <w:start w:val="1"/>
      <w:numFmt w:val="bullet"/>
      <w:lvlText w:val="•"/>
      <w:lvlJc w:val="left"/>
      <w:pPr>
        <w:ind w:left="5112"/>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tplc="34FC108C">
      <w:start w:val="1"/>
      <w:numFmt w:val="bullet"/>
      <w:lvlText w:val="o"/>
      <w:lvlJc w:val="left"/>
      <w:pPr>
        <w:ind w:left="5832"/>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tplc="2F2E6E24">
      <w:start w:val="1"/>
      <w:numFmt w:val="bullet"/>
      <w:lvlText w:val="▪"/>
      <w:lvlJc w:val="left"/>
      <w:pPr>
        <w:ind w:left="6552"/>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C1163EB"/>
    <w:multiLevelType w:val="multilevel"/>
    <w:tmpl w:val="E8FCB6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C826369"/>
    <w:multiLevelType w:val="multilevel"/>
    <w:tmpl w:val="15F0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5774E2"/>
    <w:multiLevelType w:val="multilevel"/>
    <w:tmpl w:val="25405600"/>
    <w:lvl w:ilvl="0">
      <w:start w:val="3"/>
      <w:numFmt w:val="decimal"/>
      <w:lvlText w:val="%1"/>
      <w:lvlJc w:val="left"/>
      <w:pPr>
        <w:ind w:left="3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708"/>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num w:numId="1">
    <w:abstractNumId w:val="19"/>
  </w:num>
  <w:num w:numId="2">
    <w:abstractNumId w:val="23"/>
  </w:num>
  <w:num w:numId="3">
    <w:abstractNumId w:val="22"/>
  </w:num>
  <w:num w:numId="4">
    <w:abstractNumId w:val="32"/>
  </w:num>
  <w:num w:numId="5">
    <w:abstractNumId w:val="35"/>
  </w:num>
  <w:num w:numId="6">
    <w:abstractNumId w:val="29"/>
  </w:num>
  <w:num w:numId="7">
    <w:abstractNumId w:val="28"/>
  </w:num>
  <w:num w:numId="8">
    <w:abstractNumId w:val="10"/>
  </w:num>
  <w:num w:numId="9">
    <w:abstractNumId w:val="3"/>
  </w:num>
  <w:num w:numId="10">
    <w:abstractNumId w:val="24"/>
  </w:num>
  <w:num w:numId="11">
    <w:abstractNumId w:val="6"/>
  </w:num>
  <w:num w:numId="12">
    <w:abstractNumId w:val="14"/>
  </w:num>
  <w:num w:numId="13">
    <w:abstractNumId w:val="17"/>
  </w:num>
  <w:num w:numId="14">
    <w:abstractNumId w:val="13"/>
  </w:num>
  <w:num w:numId="15">
    <w:abstractNumId w:val="15"/>
  </w:num>
  <w:num w:numId="16">
    <w:abstractNumId w:val="12"/>
  </w:num>
  <w:num w:numId="17">
    <w:abstractNumId w:val="5"/>
  </w:num>
  <w:num w:numId="18">
    <w:abstractNumId w:val="1"/>
  </w:num>
  <w:num w:numId="19">
    <w:abstractNumId w:val="18"/>
  </w:num>
  <w:num w:numId="20">
    <w:abstractNumId w:val="16"/>
  </w:num>
  <w:num w:numId="21">
    <w:abstractNumId w:val="0"/>
  </w:num>
  <w:num w:numId="22">
    <w:abstractNumId w:val="21"/>
  </w:num>
  <w:num w:numId="23">
    <w:abstractNumId w:val="9"/>
  </w:num>
  <w:num w:numId="24">
    <w:abstractNumId w:val="7"/>
  </w:num>
  <w:num w:numId="25">
    <w:abstractNumId w:val="30"/>
  </w:num>
  <w:num w:numId="26">
    <w:abstractNumId w:val="4"/>
  </w:num>
  <w:num w:numId="27">
    <w:abstractNumId w:val="26"/>
  </w:num>
  <w:num w:numId="28">
    <w:abstractNumId w:val="27"/>
  </w:num>
  <w:num w:numId="29">
    <w:abstractNumId w:val="11"/>
  </w:num>
  <w:num w:numId="30">
    <w:abstractNumId w:val="8"/>
  </w:num>
  <w:num w:numId="31">
    <w:abstractNumId w:val="34"/>
  </w:num>
  <w:num w:numId="32">
    <w:abstractNumId w:val="31"/>
  </w:num>
  <w:num w:numId="33">
    <w:abstractNumId w:val="23"/>
  </w:num>
  <w:num w:numId="34">
    <w:abstractNumId w:val="20"/>
  </w:num>
  <w:num w:numId="35">
    <w:abstractNumId w:val="2"/>
  </w:num>
  <w:num w:numId="36">
    <w:abstractNumId w:val="33"/>
  </w:num>
  <w:num w:numId="37">
    <w:abstractNumId w:val="2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ndsey Smith">
    <w15:presenceInfo w15:providerId="Windows Live" w15:userId="15c23a5325995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7E7"/>
    <w:rsid w:val="00005351"/>
    <w:rsid w:val="00005455"/>
    <w:rsid w:val="00006463"/>
    <w:rsid w:val="000161CE"/>
    <w:rsid w:val="0001636C"/>
    <w:rsid w:val="00016C23"/>
    <w:rsid w:val="00020C3F"/>
    <w:rsid w:val="00024DBC"/>
    <w:rsid w:val="0002672D"/>
    <w:rsid w:val="000360DA"/>
    <w:rsid w:val="00037250"/>
    <w:rsid w:val="00041BB2"/>
    <w:rsid w:val="00073A49"/>
    <w:rsid w:val="00083683"/>
    <w:rsid w:val="000838E1"/>
    <w:rsid w:val="00083F48"/>
    <w:rsid w:val="000876FA"/>
    <w:rsid w:val="0009295C"/>
    <w:rsid w:val="00093605"/>
    <w:rsid w:val="00094466"/>
    <w:rsid w:val="00095CC2"/>
    <w:rsid w:val="000966FF"/>
    <w:rsid w:val="000A0239"/>
    <w:rsid w:val="000A5553"/>
    <w:rsid w:val="000B30BC"/>
    <w:rsid w:val="000B4EA8"/>
    <w:rsid w:val="000C16C7"/>
    <w:rsid w:val="000D0A8E"/>
    <w:rsid w:val="000D146B"/>
    <w:rsid w:val="000D3266"/>
    <w:rsid w:val="000E2054"/>
    <w:rsid w:val="000E384D"/>
    <w:rsid w:val="000E39D4"/>
    <w:rsid w:val="000E3ADE"/>
    <w:rsid w:val="000E3CE6"/>
    <w:rsid w:val="000F246F"/>
    <w:rsid w:val="000F4299"/>
    <w:rsid w:val="000F52F0"/>
    <w:rsid w:val="000F7AD2"/>
    <w:rsid w:val="000F7BB9"/>
    <w:rsid w:val="000F7D59"/>
    <w:rsid w:val="00105701"/>
    <w:rsid w:val="00111B5A"/>
    <w:rsid w:val="0013093C"/>
    <w:rsid w:val="001320C4"/>
    <w:rsid w:val="00133E09"/>
    <w:rsid w:val="00143933"/>
    <w:rsid w:val="001467F6"/>
    <w:rsid w:val="001719CD"/>
    <w:rsid w:val="00172095"/>
    <w:rsid w:val="00174969"/>
    <w:rsid w:val="001826F5"/>
    <w:rsid w:val="00183840"/>
    <w:rsid w:val="001856B9"/>
    <w:rsid w:val="00187DB5"/>
    <w:rsid w:val="00191B00"/>
    <w:rsid w:val="00192E63"/>
    <w:rsid w:val="001954FA"/>
    <w:rsid w:val="001A0256"/>
    <w:rsid w:val="001A0CBE"/>
    <w:rsid w:val="001A57B2"/>
    <w:rsid w:val="001B13CC"/>
    <w:rsid w:val="001B1BCA"/>
    <w:rsid w:val="001B2D98"/>
    <w:rsid w:val="001B3111"/>
    <w:rsid w:val="001B67AB"/>
    <w:rsid w:val="001D3E72"/>
    <w:rsid w:val="001D447C"/>
    <w:rsid w:val="001D45CE"/>
    <w:rsid w:val="001D5A75"/>
    <w:rsid w:val="001D773D"/>
    <w:rsid w:val="001E0FDB"/>
    <w:rsid w:val="001E63B9"/>
    <w:rsid w:val="001F34B3"/>
    <w:rsid w:val="001F3F16"/>
    <w:rsid w:val="00200BF6"/>
    <w:rsid w:val="00207773"/>
    <w:rsid w:val="002105C7"/>
    <w:rsid w:val="00210E2F"/>
    <w:rsid w:val="00211875"/>
    <w:rsid w:val="00212B80"/>
    <w:rsid w:val="00213780"/>
    <w:rsid w:val="00232960"/>
    <w:rsid w:val="0023331C"/>
    <w:rsid w:val="002361C9"/>
    <w:rsid w:val="00237E34"/>
    <w:rsid w:val="00253903"/>
    <w:rsid w:val="002567A4"/>
    <w:rsid w:val="00260265"/>
    <w:rsid w:val="00261293"/>
    <w:rsid w:val="00262BFF"/>
    <w:rsid w:val="0026604D"/>
    <w:rsid w:val="00275BA5"/>
    <w:rsid w:val="002833C6"/>
    <w:rsid w:val="002927C0"/>
    <w:rsid w:val="002979A9"/>
    <w:rsid w:val="002B235A"/>
    <w:rsid w:val="002B7404"/>
    <w:rsid w:val="002C13FE"/>
    <w:rsid w:val="002C1EF1"/>
    <w:rsid w:val="002C24EC"/>
    <w:rsid w:val="002D4D39"/>
    <w:rsid w:val="002E368F"/>
    <w:rsid w:val="002E660C"/>
    <w:rsid w:val="002F24E6"/>
    <w:rsid w:val="002F491A"/>
    <w:rsid w:val="00311E7E"/>
    <w:rsid w:val="003156DB"/>
    <w:rsid w:val="0031571F"/>
    <w:rsid w:val="00324352"/>
    <w:rsid w:val="003272D0"/>
    <w:rsid w:val="00330418"/>
    <w:rsid w:val="00334441"/>
    <w:rsid w:val="0033659A"/>
    <w:rsid w:val="00341E0F"/>
    <w:rsid w:val="00350CEE"/>
    <w:rsid w:val="00352B02"/>
    <w:rsid w:val="00354144"/>
    <w:rsid w:val="00354D91"/>
    <w:rsid w:val="00356087"/>
    <w:rsid w:val="003601A7"/>
    <w:rsid w:val="00364DA9"/>
    <w:rsid w:val="0038284C"/>
    <w:rsid w:val="00386051"/>
    <w:rsid w:val="0039484F"/>
    <w:rsid w:val="00396E5B"/>
    <w:rsid w:val="003A472C"/>
    <w:rsid w:val="003B08E0"/>
    <w:rsid w:val="003B17FF"/>
    <w:rsid w:val="003B1EB1"/>
    <w:rsid w:val="003B41E0"/>
    <w:rsid w:val="003C637C"/>
    <w:rsid w:val="003C6B80"/>
    <w:rsid w:val="003D281D"/>
    <w:rsid w:val="003F5E5B"/>
    <w:rsid w:val="00400ADC"/>
    <w:rsid w:val="004151DB"/>
    <w:rsid w:val="004274B5"/>
    <w:rsid w:val="004300BD"/>
    <w:rsid w:val="0043293C"/>
    <w:rsid w:val="00434057"/>
    <w:rsid w:val="00440913"/>
    <w:rsid w:val="00444AB6"/>
    <w:rsid w:val="00447FAF"/>
    <w:rsid w:val="00450E42"/>
    <w:rsid w:val="004524CC"/>
    <w:rsid w:val="004566B5"/>
    <w:rsid w:val="00460769"/>
    <w:rsid w:val="00462B73"/>
    <w:rsid w:val="004749E1"/>
    <w:rsid w:val="004801DE"/>
    <w:rsid w:val="00484F35"/>
    <w:rsid w:val="00491CD2"/>
    <w:rsid w:val="004926D5"/>
    <w:rsid w:val="0049562C"/>
    <w:rsid w:val="004A0B0A"/>
    <w:rsid w:val="004A2ABD"/>
    <w:rsid w:val="004A2B66"/>
    <w:rsid w:val="004A35DE"/>
    <w:rsid w:val="004A7756"/>
    <w:rsid w:val="004B37A1"/>
    <w:rsid w:val="004B5901"/>
    <w:rsid w:val="004C1E13"/>
    <w:rsid w:val="004C35C5"/>
    <w:rsid w:val="004C7EBB"/>
    <w:rsid w:val="004D4633"/>
    <w:rsid w:val="004D5D02"/>
    <w:rsid w:val="004E08D0"/>
    <w:rsid w:val="004F0B45"/>
    <w:rsid w:val="00503004"/>
    <w:rsid w:val="00505F42"/>
    <w:rsid w:val="0051206F"/>
    <w:rsid w:val="0051652A"/>
    <w:rsid w:val="00516FCE"/>
    <w:rsid w:val="00522C95"/>
    <w:rsid w:val="00541FAA"/>
    <w:rsid w:val="005452E6"/>
    <w:rsid w:val="0054715C"/>
    <w:rsid w:val="00551235"/>
    <w:rsid w:val="005527E7"/>
    <w:rsid w:val="005531AF"/>
    <w:rsid w:val="00553A5A"/>
    <w:rsid w:val="00556AB9"/>
    <w:rsid w:val="00567387"/>
    <w:rsid w:val="00574993"/>
    <w:rsid w:val="00583F25"/>
    <w:rsid w:val="00584A8F"/>
    <w:rsid w:val="005866F2"/>
    <w:rsid w:val="00593117"/>
    <w:rsid w:val="00593DA5"/>
    <w:rsid w:val="0059404A"/>
    <w:rsid w:val="00594609"/>
    <w:rsid w:val="005A0E8B"/>
    <w:rsid w:val="005A1397"/>
    <w:rsid w:val="005B36D9"/>
    <w:rsid w:val="005C2774"/>
    <w:rsid w:val="005D0A56"/>
    <w:rsid w:val="005D1FCC"/>
    <w:rsid w:val="005D6A30"/>
    <w:rsid w:val="005F0085"/>
    <w:rsid w:val="00600B89"/>
    <w:rsid w:val="00620179"/>
    <w:rsid w:val="006214BF"/>
    <w:rsid w:val="00622046"/>
    <w:rsid w:val="006232FB"/>
    <w:rsid w:val="006263E9"/>
    <w:rsid w:val="00627318"/>
    <w:rsid w:val="00641AD4"/>
    <w:rsid w:val="00642A48"/>
    <w:rsid w:val="0065167F"/>
    <w:rsid w:val="00652095"/>
    <w:rsid w:val="00652620"/>
    <w:rsid w:val="006540E4"/>
    <w:rsid w:val="00655C19"/>
    <w:rsid w:val="006611AA"/>
    <w:rsid w:val="00666499"/>
    <w:rsid w:val="006702C1"/>
    <w:rsid w:val="00672889"/>
    <w:rsid w:val="00677800"/>
    <w:rsid w:val="0068236D"/>
    <w:rsid w:val="0068414D"/>
    <w:rsid w:val="006917EB"/>
    <w:rsid w:val="0069449E"/>
    <w:rsid w:val="006A3F65"/>
    <w:rsid w:val="006A509D"/>
    <w:rsid w:val="006A59E9"/>
    <w:rsid w:val="006A5BDD"/>
    <w:rsid w:val="006C7EC0"/>
    <w:rsid w:val="006D2D27"/>
    <w:rsid w:val="006D5DB2"/>
    <w:rsid w:val="006E2F0B"/>
    <w:rsid w:val="006E6498"/>
    <w:rsid w:val="006E6B3D"/>
    <w:rsid w:val="006F49B5"/>
    <w:rsid w:val="006F785B"/>
    <w:rsid w:val="0072232B"/>
    <w:rsid w:val="00725502"/>
    <w:rsid w:val="00727813"/>
    <w:rsid w:val="00732433"/>
    <w:rsid w:val="00732804"/>
    <w:rsid w:val="00737DFE"/>
    <w:rsid w:val="0074119C"/>
    <w:rsid w:val="0074240C"/>
    <w:rsid w:val="00742DDC"/>
    <w:rsid w:val="0075781D"/>
    <w:rsid w:val="007578D9"/>
    <w:rsid w:val="00762357"/>
    <w:rsid w:val="00777146"/>
    <w:rsid w:val="00777EAD"/>
    <w:rsid w:val="0078714A"/>
    <w:rsid w:val="007A0795"/>
    <w:rsid w:val="007B13A6"/>
    <w:rsid w:val="007B267C"/>
    <w:rsid w:val="007B7126"/>
    <w:rsid w:val="007C0785"/>
    <w:rsid w:val="007D0B24"/>
    <w:rsid w:val="007D2786"/>
    <w:rsid w:val="007D51E4"/>
    <w:rsid w:val="007E117B"/>
    <w:rsid w:val="007E6613"/>
    <w:rsid w:val="007F1025"/>
    <w:rsid w:val="008011A0"/>
    <w:rsid w:val="00801D47"/>
    <w:rsid w:val="00804361"/>
    <w:rsid w:val="00807058"/>
    <w:rsid w:val="00807132"/>
    <w:rsid w:val="00813841"/>
    <w:rsid w:val="00814F43"/>
    <w:rsid w:val="008278A3"/>
    <w:rsid w:val="00830482"/>
    <w:rsid w:val="00835E88"/>
    <w:rsid w:val="00836C38"/>
    <w:rsid w:val="00840B56"/>
    <w:rsid w:val="00841C03"/>
    <w:rsid w:val="00842FB2"/>
    <w:rsid w:val="00850460"/>
    <w:rsid w:val="00852891"/>
    <w:rsid w:val="00852F22"/>
    <w:rsid w:val="00854756"/>
    <w:rsid w:val="00863E1F"/>
    <w:rsid w:val="00882ED2"/>
    <w:rsid w:val="00884C40"/>
    <w:rsid w:val="008925E9"/>
    <w:rsid w:val="008962D6"/>
    <w:rsid w:val="0089709E"/>
    <w:rsid w:val="008B655D"/>
    <w:rsid w:val="008B7ACE"/>
    <w:rsid w:val="008C1722"/>
    <w:rsid w:val="008C1AE5"/>
    <w:rsid w:val="008C1D3F"/>
    <w:rsid w:val="008D71C9"/>
    <w:rsid w:val="008F0D47"/>
    <w:rsid w:val="008F38EA"/>
    <w:rsid w:val="008F6629"/>
    <w:rsid w:val="00901500"/>
    <w:rsid w:val="00901669"/>
    <w:rsid w:val="00901772"/>
    <w:rsid w:val="009022AD"/>
    <w:rsid w:val="009025DA"/>
    <w:rsid w:val="00904A63"/>
    <w:rsid w:val="009122A8"/>
    <w:rsid w:val="00912936"/>
    <w:rsid w:val="009170CE"/>
    <w:rsid w:val="009178CB"/>
    <w:rsid w:val="00920938"/>
    <w:rsid w:val="00924661"/>
    <w:rsid w:val="00926C6F"/>
    <w:rsid w:val="00931D78"/>
    <w:rsid w:val="00934F93"/>
    <w:rsid w:val="00935C2A"/>
    <w:rsid w:val="00946D51"/>
    <w:rsid w:val="00953B06"/>
    <w:rsid w:val="00954D72"/>
    <w:rsid w:val="009622B7"/>
    <w:rsid w:val="00970590"/>
    <w:rsid w:val="009A50BE"/>
    <w:rsid w:val="009B11E6"/>
    <w:rsid w:val="009B45DB"/>
    <w:rsid w:val="009B560A"/>
    <w:rsid w:val="009C12E1"/>
    <w:rsid w:val="009C3555"/>
    <w:rsid w:val="009D425B"/>
    <w:rsid w:val="009E1DFA"/>
    <w:rsid w:val="009F1711"/>
    <w:rsid w:val="009F2300"/>
    <w:rsid w:val="009F3AF8"/>
    <w:rsid w:val="009F6066"/>
    <w:rsid w:val="00A01166"/>
    <w:rsid w:val="00A06447"/>
    <w:rsid w:val="00A10D58"/>
    <w:rsid w:val="00A13A67"/>
    <w:rsid w:val="00A14B3C"/>
    <w:rsid w:val="00A15571"/>
    <w:rsid w:val="00A169E1"/>
    <w:rsid w:val="00A242EB"/>
    <w:rsid w:val="00A2631B"/>
    <w:rsid w:val="00A271CD"/>
    <w:rsid w:val="00A31C03"/>
    <w:rsid w:val="00A33893"/>
    <w:rsid w:val="00A400C4"/>
    <w:rsid w:val="00A464C8"/>
    <w:rsid w:val="00A50B63"/>
    <w:rsid w:val="00A6448D"/>
    <w:rsid w:val="00A748FF"/>
    <w:rsid w:val="00A75AAB"/>
    <w:rsid w:val="00A75BEF"/>
    <w:rsid w:val="00A77727"/>
    <w:rsid w:val="00A80CC9"/>
    <w:rsid w:val="00A81816"/>
    <w:rsid w:val="00A823BB"/>
    <w:rsid w:val="00A87FB9"/>
    <w:rsid w:val="00A912F5"/>
    <w:rsid w:val="00AA00FD"/>
    <w:rsid w:val="00AA0B42"/>
    <w:rsid w:val="00AA15B2"/>
    <w:rsid w:val="00AA21ED"/>
    <w:rsid w:val="00AB2142"/>
    <w:rsid w:val="00AB5158"/>
    <w:rsid w:val="00AC5043"/>
    <w:rsid w:val="00AC6F65"/>
    <w:rsid w:val="00AC7205"/>
    <w:rsid w:val="00AD1CF8"/>
    <w:rsid w:val="00AD3881"/>
    <w:rsid w:val="00AD73D4"/>
    <w:rsid w:val="00AE0C57"/>
    <w:rsid w:val="00AE2016"/>
    <w:rsid w:val="00AE54F6"/>
    <w:rsid w:val="00AE6559"/>
    <w:rsid w:val="00AE6BB8"/>
    <w:rsid w:val="00AF1D60"/>
    <w:rsid w:val="00AF2DC0"/>
    <w:rsid w:val="00AF444B"/>
    <w:rsid w:val="00AF7580"/>
    <w:rsid w:val="00B124A8"/>
    <w:rsid w:val="00B17B68"/>
    <w:rsid w:val="00B301E2"/>
    <w:rsid w:val="00B32C37"/>
    <w:rsid w:val="00B4081A"/>
    <w:rsid w:val="00B50CE6"/>
    <w:rsid w:val="00B53E61"/>
    <w:rsid w:val="00B559AD"/>
    <w:rsid w:val="00B56975"/>
    <w:rsid w:val="00B61F63"/>
    <w:rsid w:val="00B726F8"/>
    <w:rsid w:val="00B8336D"/>
    <w:rsid w:val="00B85241"/>
    <w:rsid w:val="00B974DA"/>
    <w:rsid w:val="00BA0919"/>
    <w:rsid w:val="00BA1FA6"/>
    <w:rsid w:val="00BA2F16"/>
    <w:rsid w:val="00BA4284"/>
    <w:rsid w:val="00BA4E9F"/>
    <w:rsid w:val="00BA537F"/>
    <w:rsid w:val="00BA6706"/>
    <w:rsid w:val="00BA6919"/>
    <w:rsid w:val="00BA737D"/>
    <w:rsid w:val="00BB1DAD"/>
    <w:rsid w:val="00BC6979"/>
    <w:rsid w:val="00BD0A8A"/>
    <w:rsid w:val="00BD1341"/>
    <w:rsid w:val="00BD15F7"/>
    <w:rsid w:val="00BD19BF"/>
    <w:rsid w:val="00BD4F20"/>
    <w:rsid w:val="00BD7602"/>
    <w:rsid w:val="00BE1B9A"/>
    <w:rsid w:val="00BE3FFE"/>
    <w:rsid w:val="00BE44E5"/>
    <w:rsid w:val="00C030BD"/>
    <w:rsid w:val="00C04DCF"/>
    <w:rsid w:val="00C053CD"/>
    <w:rsid w:val="00C13B52"/>
    <w:rsid w:val="00C14CE9"/>
    <w:rsid w:val="00C214B8"/>
    <w:rsid w:val="00C23E04"/>
    <w:rsid w:val="00C242F8"/>
    <w:rsid w:val="00C25BE0"/>
    <w:rsid w:val="00C26856"/>
    <w:rsid w:val="00C26DB5"/>
    <w:rsid w:val="00C327BA"/>
    <w:rsid w:val="00C406F0"/>
    <w:rsid w:val="00C44CB0"/>
    <w:rsid w:val="00C4723D"/>
    <w:rsid w:val="00C53966"/>
    <w:rsid w:val="00C57DD0"/>
    <w:rsid w:val="00C627D4"/>
    <w:rsid w:val="00CB5779"/>
    <w:rsid w:val="00CC14C2"/>
    <w:rsid w:val="00CD6A8F"/>
    <w:rsid w:val="00CE099C"/>
    <w:rsid w:val="00CE0F08"/>
    <w:rsid w:val="00CE1E6A"/>
    <w:rsid w:val="00CE34D7"/>
    <w:rsid w:val="00CE3885"/>
    <w:rsid w:val="00CE3B3C"/>
    <w:rsid w:val="00CF2A6C"/>
    <w:rsid w:val="00CF3CEA"/>
    <w:rsid w:val="00D05D68"/>
    <w:rsid w:val="00D07509"/>
    <w:rsid w:val="00D10B1D"/>
    <w:rsid w:val="00D119D4"/>
    <w:rsid w:val="00D143FE"/>
    <w:rsid w:val="00D16AF4"/>
    <w:rsid w:val="00D27453"/>
    <w:rsid w:val="00D32ACD"/>
    <w:rsid w:val="00D4452B"/>
    <w:rsid w:val="00D44ACF"/>
    <w:rsid w:val="00D47503"/>
    <w:rsid w:val="00D5187B"/>
    <w:rsid w:val="00D61BD8"/>
    <w:rsid w:val="00D72094"/>
    <w:rsid w:val="00D92208"/>
    <w:rsid w:val="00D944E1"/>
    <w:rsid w:val="00D94F4A"/>
    <w:rsid w:val="00DA0781"/>
    <w:rsid w:val="00DA3B86"/>
    <w:rsid w:val="00DA59B7"/>
    <w:rsid w:val="00DB0C90"/>
    <w:rsid w:val="00DB30E9"/>
    <w:rsid w:val="00DB655F"/>
    <w:rsid w:val="00DC555F"/>
    <w:rsid w:val="00DD0218"/>
    <w:rsid w:val="00DD08C6"/>
    <w:rsid w:val="00DD4F7E"/>
    <w:rsid w:val="00DE4976"/>
    <w:rsid w:val="00DF3851"/>
    <w:rsid w:val="00DF4D17"/>
    <w:rsid w:val="00DF64AE"/>
    <w:rsid w:val="00E018E3"/>
    <w:rsid w:val="00E11A83"/>
    <w:rsid w:val="00E11F66"/>
    <w:rsid w:val="00E24AEC"/>
    <w:rsid w:val="00E30844"/>
    <w:rsid w:val="00E30FCE"/>
    <w:rsid w:val="00E34C72"/>
    <w:rsid w:val="00E370FD"/>
    <w:rsid w:val="00E44ABD"/>
    <w:rsid w:val="00E46CE6"/>
    <w:rsid w:val="00E47F13"/>
    <w:rsid w:val="00E607B4"/>
    <w:rsid w:val="00E71A74"/>
    <w:rsid w:val="00E750B8"/>
    <w:rsid w:val="00E751B4"/>
    <w:rsid w:val="00E75388"/>
    <w:rsid w:val="00E903FF"/>
    <w:rsid w:val="00E91B9C"/>
    <w:rsid w:val="00E93ED0"/>
    <w:rsid w:val="00E963CD"/>
    <w:rsid w:val="00EA081F"/>
    <w:rsid w:val="00EA08E3"/>
    <w:rsid w:val="00EA38B1"/>
    <w:rsid w:val="00EC0AE9"/>
    <w:rsid w:val="00EC331B"/>
    <w:rsid w:val="00EC647E"/>
    <w:rsid w:val="00EC6B4D"/>
    <w:rsid w:val="00ED3E55"/>
    <w:rsid w:val="00ED4FF6"/>
    <w:rsid w:val="00EE181D"/>
    <w:rsid w:val="00EE50EC"/>
    <w:rsid w:val="00EE6FEA"/>
    <w:rsid w:val="00EE7026"/>
    <w:rsid w:val="00EF57DA"/>
    <w:rsid w:val="00EF6B61"/>
    <w:rsid w:val="00EF73F5"/>
    <w:rsid w:val="00EF7553"/>
    <w:rsid w:val="00F00CEB"/>
    <w:rsid w:val="00F02B96"/>
    <w:rsid w:val="00F143CA"/>
    <w:rsid w:val="00F16C43"/>
    <w:rsid w:val="00F174F3"/>
    <w:rsid w:val="00F25973"/>
    <w:rsid w:val="00F25B88"/>
    <w:rsid w:val="00F31A14"/>
    <w:rsid w:val="00F3423C"/>
    <w:rsid w:val="00F34EE8"/>
    <w:rsid w:val="00F43823"/>
    <w:rsid w:val="00F51594"/>
    <w:rsid w:val="00F537A0"/>
    <w:rsid w:val="00F56342"/>
    <w:rsid w:val="00F56CCF"/>
    <w:rsid w:val="00F70172"/>
    <w:rsid w:val="00F845BB"/>
    <w:rsid w:val="00F8489E"/>
    <w:rsid w:val="00F869EB"/>
    <w:rsid w:val="00F8752D"/>
    <w:rsid w:val="00F91668"/>
    <w:rsid w:val="00F92BD0"/>
    <w:rsid w:val="00FA42AB"/>
    <w:rsid w:val="00FB06F4"/>
    <w:rsid w:val="00FB0AD5"/>
    <w:rsid w:val="00FB0E67"/>
    <w:rsid w:val="00FC1FC5"/>
    <w:rsid w:val="00FC431B"/>
    <w:rsid w:val="00FC5527"/>
    <w:rsid w:val="00FE097D"/>
    <w:rsid w:val="00FF0D04"/>
    <w:rsid w:val="00FF22FE"/>
    <w:rsid w:val="00FF53BB"/>
    <w:rsid w:val="079E428D"/>
    <w:rsid w:val="0C107D85"/>
    <w:rsid w:val="0F56A998"/>
    <w:rsid w:val="1A078A74"/>
    <w:rsid w:val="2D0010BB"/>
    <w:rsid w:val="2FE99AB6"/>
    <w:rsid w:val="32751111"/>
    <w:rsid w:val="33E6322B"/>
    <w:rsid w:val="4B7F4D17"/>
    <w:rsid w:val="53D184D6"/>
    <w:rsid w:val="685FFB74"/>
    <w:rsid w:val="75DCBF38"/>
    <w:rsid w:val="7D526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23BCB2"/>
  <w15:chartTrackingRefBased/>
  <w15:docId w15:val="{80528C8B-8B47-4B55-9548-977454DD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line="280" w:lineRule="exact"/>
        <w:ind w:left="726" w:hanging="44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09"/>
    <w:rPr>
      <w:color w:val="808080" w:themeColor="background1" w:themeShade="80"/>
      <w:sz w:val="20"/>
      <w:lang w:val="en-GB"/>
    </w:rPr>
  </w:style>
  <w:style w:type="paragraph" w:styleId="Heading1">
    <w:name w:val="heading 1"/>
    <w:basedOn w:val="Normal"/>
    <w:next w:val="Normal"/>
    <w:link w:val="Heading1Char"/>
    <w:uiPriority w:val="9"/>
    <w:qFormat/>
    <w:rsid w:val="00D07509"/>
    <w:pPr>
      <w:keepNext/>
      <w:keepLines/>
      <w:spacing w:after="240" w:line="440" w:lineRule="exact"/>
      <w:outlineLvl w:val="0"/>
    </w:pPr>
    <w:rPr>
      <w:rFonts w:asciiTheme="majorHAnsi" w:eastAsiaTheme="majorEastAsia" w:hAnsiTheme="majorHAnsi" w:cstheme="majorBidi"/>
      <w:b/>
      <w:color w:val="005579" w:themeColor="text1"/>
      <w:sz w:val="40"/>
      <w:szCs w:val="32"/>
    </w:rPr>
  </w:style>
  <w:style w:type="paragraph" w:styleId="Heading2">
    <w:name w:val="heading 2"/>
    <w:basedOn w:val="Normal"/>
    <w:next w:val="Normal"/>
    <w:link w:val="Heading2Char"/>
    <w:uiPriority w:val="9"/>
    <w:unhideWhenUsed/>
    <w:qFormat/>
    <w:rsid w:val="00D07509"/>
    <w:pPr>
      <w:keepNext/>
      <w:keepLines/>
      <w:spacing w:before="40"/>
      <w:outlineLvl w:val="1"/>
    </w:pPr>
    <w:rPr>
      <w:rFonts w:asciiTheme="majorHAnsi" w:eastAsiaTheme="majorEastAsia" w:hAnsiTheme="majorHAnsi" w:cstheme="majorBidi"/>
      <w:b/>
      <w:color w:val="45B8AB" w:themeColor="text2"/>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752D"/>
    <w:pPr>
      <w:tabs>
        <w:tab w:val="center" w:pos="4513"/>
        <w:tab w:val="right" w:pos="9026"/>
      </w:tabs>
    </w:pPr>
  </w:style>
  <w:style w:type="character" w:customStyle="1" w:styleId="HeaderChar">
    <w:name w:val="Header Char"/>
    <w:basedOn w:val="DefaultParagraphFont"/>
    <w:link w:val="Header"/>
    <w:uiPriority w:val="99"/>
    <w:rsid w:val="00F8752D"/>
  </w:style>
  <w:style w:type="paragraph" w:styleId="Footer">
    <w:name w:val="footer"/>
    <w:basedOn w:val="Normal"/>
    <w:link w:val="FooterChar"/>
    <w:uiPriority w:val="99"/>
    <w:unhideWhenUsed/>
    <w:rsid w:val="00F8752D"/>
    <w:pPr>
      <w:tabs>
        <w:tab w:val="center" w:pos="4513"/>
        <w:tab w:val="right" w:pos="9026"/>
      </w:tabs>
      <w:jc w:val="right"/>
    </w:pPr>
  </w:style>
  <w:style w:type="character" w:customStyle="1" w:styleId="FooterChar">
    <w:name w:val="Footer Char"/>
    <w:basedOn w:val="DefaultParagraphFont"/>
    <w:link w:val="Footer"/>
    <w:uiPriority w:val="99"/>
    <w:rsid w:val="00F8752D"/>
    <w:rPr>
      <w:sz w:val="20"/>
    </w:rPr>
  </w:style>
  <w:style w:type="character" w:customStyle="1" w:styleId="Heading1Char">
    <w:name w:val="Heading 1 Char"/>
    <w:basedOn w:val="DefaultParagraphFont"/>
    <w:link w:val="Heading1"/>
    <w:uiPriority w:val="9"/>
    <w:rsid w:val="00D07509"/>
    <w:rPr>
      <w:rFonts w:asciiTheme="majorHAnsi" w:eastAsiaTheme="majorEastAsia" w:hAnsiTheme="majorHAnsi" w:cstheme="majorBidi"/>
      <w:b/>
      <w:color w:val="005579" w:themeColor="text1"/>
      <w:sz w:val="40"/>
      <w:szCs w:val="32"/>
    </w:rPr>
  </w:style>
  <w:style w:type="character" w:customStyle="1" w:styleId="Heading2Char">
    <w:name w:val="Heading 2 Char"/>
    <w:basedOn w:val="DefaultParagraphFont"/>
    <w:link w:val="Heading2"/>
    <w:uiPriority w:val="9"/>
    <w:rsid w:val="00D07509"/>
    <w:rPr>
      <w:rFonts w:asciiTheme="majorHAnsi" w:eastAsiaTheme="majorEastAsia" w:hAnsiTheme="majorHAnsi" w:cstheme="majorBidi"/>
      <w:b/>
      <w:color w:val="45B8AB" w:themeColor="text2"/>
      <w:szCs w:val="26"/>
    </w:rPr>
  </w:style>
  <w:style w:type="paragraph" w:customStyle="1" w:styleId="Style1">
    <w:name w:val="Style1"/>
    <w:basedOn w:val="Normal"/>
    <w:qFormat/>
    <w:rsid w:val="00D07509"/>
    <w:pPr>
      <w:numPr>
        <w:numId w:val="1"/>
      </w:numPr>
      <w:spacing w:after="240"/>
    </w:pPr>
    <w:rPr>
      <w:rFonts w:ascii="Arial" w:hAnsi="Arial"/>
    </w:rPr>
  </w:style>
  <w:style w:type="paragraph" w:customStyle="1" w:styleId="Quotebox">
    <w:name w:val="Quote box"/>
    <w:basedOn w:val="Normal"/>
    <w:qFormat/>
    <w:rsid w:val="00D07509"/>
    <w:pPr>
      <w:pBdr>
        <w:top w:val="single" w:sz="48" w:space="1" w:color="C8D300" w:themeColor="accent1"/>
        <w:left w:val="single" w:sz="48" w:space="4" w:color="C8D300" w:themeColor="accent1"/>
        <w:bottom w:val="single" w:sz="48" w:space="1" w:color="C8D300" w:themeColor="accent1"/>
        <w:right w:val="single" w:sz="48" w:space="4" w:color="C8D300" w:themeColor="accent1"/>
      </w:pBdr>
      <w:shd w:val="clear" w:color="auto" w:fill="C8D300" w:themeFill="accent1"/>
      <w:spacing w:after="240"/>
    </w:pPr>
    <w:rPr>
      <w:rFonts w:ascii="Arial" w:hAnsi="Arial"/>
      <w:color w:val="FFFFFF" w:themeColor="background1"/>
    </w:rPr>
  </w:style>
  <w:style w:type="paragraph" w:customStyle="1" w:styleId="Bullet">
    <w:name w:val="Bullet"/>
    <w:basedOn w:val="ListParagraph"/>
    <w:qFormat/>
    <w:rsid w:val="00D07509"/>
    <w:pPr>
      <w:numPr>
        <w:numId w:val="2"/>
      </w:numPr>
      <w:spacing w:after="240"/>
      <w:contextualSpacing w:val="0"/>
    </w:pPr>
    <w:rPr>
      <w:rFonts w:ascii="Arial" w:hAnsi="Arial"/>
    </w:rPr>
  </w:style>
  <w:style w:type="paragraph" w:styleId="ListParagraph">
    <w:name w:val="List Paragraph"/>
    <w:basedOn w:val="Normal"/>
    <w:uiPriority w:val="34"/>
    <w:qFormat/>
    <w:rsid w:val="00F8752D"/>
    <w:pPr>
      <w:ind w:left="720"/>
      <w:contextualSpacing/>
    </w:pPr>
  </w:style>
  <w:style w:type="paragraph" w:styleId="TOC1">
    <w:name w:val="toc 1"/>
    <w:basedOn w:val="Normal"/>
    <w:next w:val="Normal"/>
    <w:autoRedefine/>
    <w:uiPriority w:val="39"/>
    <w:rsid w:val="00F8752D"/>
    <w:pPr>
      <w:spacing w:before="120" w:after="0"/>
    </w:pPr>
    <w:rPr>
      <w:rFonts w:ascii="Arial" w:hAnsi="Arial"/>
      <w:color w:val="005579" w:themeColor="text1"/>
    </w:rPr>
  </w:style>
  <w:style w:type="paragraph" w:styleId="IntenseQuote">
    <w:name w:val="Intense Quote"/>
    <w:basedOn w:val="Normal"/>
    <w:next w:val="Normal"/>
    <w:link w:val="IntenseQuoteChar"/>
    <w:uiPriority w:val="30"/>
    <w:qFormat/>
    <w:rsid w:val="005527E7"/>
    <w:pPr>
      <w:pBdr>
        <w:top w:val="single" w:sz="4" w:space="10" w:color="C8D300" w:themeColor="accent1"/>
        <w:bottom w:val="single" w:sz="4" w:space="10" w:color="C8D300" w:themeColor="accent1"/>
      </w:pBdr>
      <w:spacing w:before="360" w:after="360"/>
      <w:ind w:left="864" w:right="864"/>
      <w:jc w:val="center"/>
    </w:pPr>
    <w:rPr>
      <w:i/>
      <w:iCs/>
      <w:color w:val="C8D300" w:themeColor="accent1"/>
    </w:rPr>
  </w:style>
  <w:style w:type="character" w:customStyle="1" w:styleId="IntenseQuoteChar">
    <w:name w:val="Intense Quote Char"/>
    <w:basedOn w:val="DefaultParagraphFont"/>
    <w:link w:val="IntenseQuote"/>
    <w:uiPriority w:val="30"/>
    <w:rsid w:val="005527E7"/>
    <w:rPr>
      <w:i/>
      <w:iCs/>
      <w:color w:val="C8D300" w:themeColor="accent1"/>
      <w:sz w:val="20"/>
    </w:rPr>
  </w:style>
  <w:style w:type="table" w:customStyle="1" w:styleId="TableGrid1">
    <w:name w:val="Table Grid1"/>
    <w:rsid w:val="000360DA"/>
    <w:rPr>
      <w:rFonts w:eastAsiaTheme="minorEastAsia"/>
      <w:sz w:val="22"/>
      <w:szCs w:val="22"/>
    </w:rPr>
    <w:tblPr>
      <w:tblCellMar>
        <w:top w:w="0" w:type="dxa"/>
        <w:left w:w="0" w:type="dxa"/>
        <w:bottom w:w="0" w:type="dxa"/>
        <w:right w:w="0" w:type="dxa"/>
      </w:tblCellMar>
    </w:tblPr>
  </w:style>
  <w:style w:type="paragraph" w:styleId="NoSpacing">
    <w:name w:val="No Spacing"/>
    <w:uiPriority w:val="1"/>
    <w:qFormat/>
    <w:rsid w:val="00FE097D"/>
    <w:rPr>
      <w:rFonts w:ascii="Calibri" w:eastAsia="Calibri" w:hAnsi="Calibri" w:cs="Arial"/>
      <w:sz w:val="20"/>
      <w:szCs w:val="20"/>
      <w:lang w:val="en-GB" w:eastAsia="en-GB"/>
    </w:rPr>
  </w:style>
  <w:style w:type="character" w:styleId="Hyperlink">
    <w:name w:val="Hyperlink"/>
    <w:uiPriority w:val="99"/>
    <w:rsid w:val="00FE097D"/>
    <w:rPr>
      <w:color w:val="0000FF"/>
      <w:u w:val="single"/>
    </w:rPr>
  </w:style>
  <w:style w:type="table" w:customStyle="1" w:styleId="TableGrid0">
    <w:name w:val="Table Grid0"/>
    <w:basedOn w:val="TableNormal"/>
    <w:uiPriority w:val="39"/>
    <w:rsid w:val="00807058"/>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52095"/>
    <w:rPr>
      <w:i/>
      <w:iCs/>
    </w:rPr>
  </w:style>
  <w:style w:type="paragraph" w:styleId="Title">
    <w:name w:val="Title"/>
    <w:basedOn w:val="Normal"/>
    <w:next w:val="Normal"/>
    <w:link w:val="TitleChar"/>
    <w:uiPriority w:val="10"/>
    <w:qFormat/>
    <w:rsid w:val="00D05D6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05D68"/>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852F22"/>
    <w:rPr>
      <w:color w:val="808080"/>
    </w:rPr>
  </w:style>
  <w:style w:type="paragraph" w:styleId="TOCHeading">
    <w:name w:val="TOC Heading"/>
    <w:basedOn w:val="Heading1"/>
    <w:next w:val="Normal"/>
    <w:uiPriority w:val="39"/>
    <w:unhideWhenUsed/>
    <w:qFormat/>
    <w:rsid w:val="000B4EA8"/>
    <w:pPr>
      <w:spacing w:before="240" w:after="0" w:line="259" w:lineRule="auto"/>
      <w:outlineLvl w:val="9"/>
    </w:pPr>
    <w:rPr>
      <w:b w:val="0"/>
      <w:color w:val="959E00" w:themeColor="accent1" w:themeShade="BF"/>
      <w:sz w:val="32"/>
    </w:rPr>
  </w:style>
  <w:style w:type="paragraph" w:styleId="TOC2">
    <w:name w:val="toc 2"/>
    <w:basedOn w:val="Normal"/>
    <w:next w:val="Normal"/>
    <w:autoRedefine/>
    <w:uiPriority w:val="39"/>
    <w:unhideWhenUsed/>
    <w:rsid w:val="00F845BB"/>
    <w:pPr>
      <w:tabs>
        <w:tab w:val="left" w:pos="660"/>
        <w:tab w:val="right" w:leader="dot" w:pos="10188"/>
      </w:tabs>
      <w:spacing w:after="100"/>
      <w:ind w:left="200" w:firstLine="84"/>
    </w:pPr>
  </w:style>
  <w:style w:type="paragraph" w:customStyle="1" w:styleId="footnotedescription">
    <w:name w:val="footnote description"/>
    <w:next w:val="Normal"/>
    <w:link w:val="footnotedescriptionChar"/>
    <w:hidden/>
    <w:rsid w:val="00CC14C2"/>
    <w:pPr>
      <w:spacing w:line="255" w:lineRule="auto"/>
      <w:ind w:left="708"/>
      <w:jc w:val="both"/>
    </w:pPr>
    <w:rPr>
      <w:rFonts w:ascii="Georgia" w:eastAsia="Georgia" w:hAnsi="Georgia" w:cs="Georgia"/>
      <w:color w:val="000000"/>
      <w:sz w:val="20"/>
      <w:szCs w:val="22"/>
    </w:rPr>
  </w:style>
  <w:style w:type="character" w:customStyle="1" w:styleId="footnotedescriptionChar">
    <w:name w:val="footnote description Char"/>
    <w:link w:val="footnotedescription"/>
    <w:rsid w:val="00CC14C2"/>
    <w:rPr>
      <w:rFonts w:ascii="Georgia" w:eastAsia="Georgia" w:hAnsi="Georgia" w:cs="Georgia"/>
      <w:color w:val="000000"/>
      <w:sz w:val="20"/>
      <w:szCs w:val="22"/>
    </w:rPr>
  </w:style>
  <w:style w:type="character" w:customStyle="1" w:styleId="footnotemark">
    <w:name w:val="footnote mark"/>
    <w:hidden/>
    <w:rsid w:val="00CC14C2"/>
    <w:rPr>
      <w:rFonts w:ascii="Georgia" w:eastAsia="Georgia" w:hAnsi="Georgia" w:cs="Georgia"/>
      <w:color w:val="000000"/>
      <w:sz w:val="20"/>
      <w:vertAlign w:val="superscript"/>
    </w:rPr>
  </w:style>
  <w:style w:type="table" w:customStyle="1" w:styleId="TableGrid2">
    <w:name w:val="Table Grid2"/>
    <w:rsid w:val="00CC14C2"/>
    <w:rPr>
      <w:rFonts w:eastAsiaTheme="minorEastAsia"/>
      <w:sz w:val="22"/>
      <w:szCs w:val="22"/>
    </w:rPr>
    <w:tblPr>
      <w:tblCellMar>
        <w:top w:w="0" w:type="dxa"/>
        <w:left w:w="0" w:type="dxa"/>
        <w:bottom w:w="0" w:type="dxa"/>
        <w:right w:w="0" w:type="dxa"/>
      </w:tblCellMar>
    </w:tblPr>
  </w:style>
  <w:style w:type="paragraph" w:styleId="Subtitle">
    <w:name w:val="Subtitle"/>
    <w:basedOn w:val="Normal"/>
    <w:next w:val="Normal"/>
    <w:link w:val="SubtitleChar"/>
    <w:uiPriority w:val="11"/>
    <w:qFormat/>
    <w:rsid w:val="000D0A8E"/>
    <w:pPr>
      <w:numPr>
        <w:ilvl w:val="1"/>
      </w:numPr>
      <w:spacing w:after="160"/>
      <w:ind w:left="726" w:hanging="448"/>
    </w:pPr>
    <w:rPr>
      <w:rFonts w:eastAsiaTheme="minorEastAsia"/>
      <w:color w:val="03B3FF" w:themeColor="text1" w:themeTint="A5"/>
      <w:spacing w:val="15"/>
      <w:sz w:val="22"/>
      <w:szCs w:val="22"/>
    </w:rPr>
  </w:style>
  <w:style w:type="character" w:customStyle="1" w:styleId="SubtitleChar">
    <w:name w:val="Subtitle Char"/>
    <w:basedOn w:val="DefaultParagraphFont"/>
    <w:link w:val="Subtitle"/>
    <w:uiPriority w:val="11"/>
    <w:rsid w:val="000D0A8E"/>
    <w:rPr>
      <w:rFonts w:eastAsiaTheme="minorEastAsia"/>
      <w:color w:val="03B3FF" w:themeColor="text1" w:themeTint="A5"/>
      <w:spacing w:val="15"/>
      <w:sz w:val="22"/>
      <w:szCs w:val="22"/>
    </w:rPr>
  </w:style>
  <w:style w:type="character" w:styleId="FollowedHyperlink">
    <w:name w:val="FollowedHyperlink"/>
    <w:basedOn w:val="DefaultParagraphFont"/>
    <w:uiPriority w:val="99"/>
    <w:semiHidden/>
    <w:unhideWhenUsed/>
    <w:rsid w:val="00444AB6"/>
    <w:rPr>
      <w:color w:val="C8D300" w:themeColor="followedHyperlink"/>
      <w:u w:val="single"/>
    </w:rPr>
  </w:style>
  <w:style w:type="table" w:customStyle="1" w:styleId="TableGrid20">
    <w:name w:val="Table Grid20"/>
    <w:basedOn w:val="TableNormal"/>
    <w:rsid w:val="00A33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467F6"/>
    <w:rPr>
      <w:sz w:val="16"/>
      <w:szCs w:val="16"/>
    </w:rPr>
  </w:style>
  <w:style w:type="paragraph" w:styleId="CommentText">
    <w:name w:val="annotation text"/>
    <w:basedOn w:val="Normal"/>
    <w:link w:val="CommentTextChar"/>
    <w:uiPriority w:val="99"/>
    <w:semiHidden/>
    <w:unhideWhenUsed/>
    <w:rsid w:val="001467F6"/>
    <w:pPr>
      <w:spacing w:line="240" w:lineRule="auto"/>
    </w:pPr>
    <w:rPr>
      <w:szCs w:val="20"/>
    </w:rPr>
  </w:style>
  <w:style w:type="character" w:customStyle="1" w:styleId="CommentTextChar">
    <w:name w:val="Comment Text Char"/>
    <w:basedOn w:val="DefaultParagraphFont"/>
    <w:link w:val="CommentText"/>
    <w:uiPriority w:val="99"/>
    <w:semiHidden/>
    <w:rsid w:val="001467F6"/>
    <w:rPr>
      <w:color w:val="808080" w:themeColor="background1" w:themeShade="80"/>
      <w:sz w:val="20"/>
      <w:szCs w:val="20"/>
    </w:rPr>
  </w:style>
  <w:style w:type="paragraph" w:styleId="CommentSubject">
    <w:name w:val="annotation subject"/>
    <w:basedOn w:val="CommentText"/>
    <w:next w:val="CommentText"/>
    <w:link w:val="CommentSubjectChar"/>
    <w:uiPriority w:val="99"/>
    <w:semiHidden/>
    <w:unhideWhenUsed/>
    <w:rsid w:val="001467F6"/>
    <w:rPr>
      <w:b/>
      <w:bCs/>
    </w:rPr>
  </w:style>
  <w:style w:type="character" w:customStyle="1" w:styleId="CommentSubjectChar">
    <w:name w:val="Comment Subject Char"/>
    <w:basedOn w:val="CommentTextChar"/>
    <w:link w:val="CommentSubject"/>
    <w:uiPriority w:val="99"/>
    <w:semiHidden/>
    <w:rsid w:val="001467F6"/>
    <w:rPr>
      <w:b/>
      <w:bCs/>
      <w:color w:val="808080" w:themeColor="background1" w:themeShade="80"/>
      <w:sz w:val="20"/>
      <w:szCs w:val="20"/>
    </w:rPr>
  </w:style>
  <w:style w:type="paragraph" w:styleId="BalloonText">
    <w:name w:val="Balloon Text"/>
    <w:basedOn w:val="Normal"/>
    <w:link w:val="BalloonTextChar"/>
    <w:uiPriority w:val="99"/>
    <w:semiHidden/>
    <w:unhideWhenUsed/>
    <w:rsid w:val="001467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67F6"/>
    <w:rPr>
      <w:rFonts w:ascii="Segoe UI" w:hAnsi="Segoe UI" w:cs="Segoe UI"/>
      <w:color w:val="808080" w:themeColor="background1" w:themeShade="80"/>
      <w:sz w:val="18"/>
      <w:szCs w:val="18"/>
    </w:rPr>
  </w:style>
  <w:style w:type="paragraph" w:customStyle="1" w:styleId="paragraph">
    <w:name w:val="paragraph"/>
    <w:basedOn w:val="Normal"/>
    <w:rsid w:val="00CF3CEA"/>
    <w:pPr>
      <w:spacing w:before="100" w:beforeAutospacing="1" w:after="100" w:afterAutospacing="1" w:line="240" w:lineRule="auto"/>
      <w:ind w:left="0" w:firstLine="0"/>
    </w:pPr>
    <w:rPr>
      <w:rFonts w:ascii="Times New Roman" w:eastAsia="Times New Roman" w:hAnsi="Times New Roman" w:cs="Times New Roman"/>
      <w:color w:val="auto"/>
      <w:sz w:val="24"/>
    </w:rPr>
  </w:style>
  <w:style w:type="character" w:customStyle="1" w:styleId="normaltextrun">
    <w:name w:val="normaltextrun"/>
    <w:basedOn w:val="DefaultParagraphFont"/>
    <w:rsid w:val="00CF3CEA"/>
  </w:style>
  <w:style w:type="character" w:customStyle="1" w:styleId="eop">
    <w:name w:val="eop"/>
    <w:basedOn w:val="DefaultParagraphFont"/>
    <w:rsid w:val="00CF3CEA"/>
  </w:style>
  <w:style w:type="table" w:customStyle="1" w:styleId="TableGrid200">
    <w:name w:val="Table Grid200"/>
    <w:basedOn w:val="TableNormal"/>
    <w:uiPriority w:val="39"/>
    <w:rsid w:val="00FF2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D4F20"/>
    <w:pPr>
      <w:spacing w:before="100" w:beforeAutospacing="1" w:after="100" w:afterAutospacing="1" w:line="240" w:lineRule="auto"/>
      <w:ind w:left="0" w:firstLine="0"/>
    </w:pPr>
    <w:rPr>
      <w:rFonts w:ascii="Times New Roman" w:eastAsia="Times New Roman" w:hAnsi="Times New Roman" w:cs="Times New Roman"/>
      <w:color w:val="auto"/>
      <w:sz w:val="24"/>
      <w:lang w:eastAsia="en-GB"/>
    </w:rPr>
  </w:style>
  <w:style w:type="paragraph" w:customStyle="1" w:styleId="sp-contact-phone">
    <w:name w:val="sp-contact-phone"/>
    <w:basedOn w:val="Normal"/>
    <w:rsid w:val="00BD4F20"/>
    <w:pPr>
      <w:spacing w:before="100" w:beforeAutospacing="1" w:after="100" w:afterAutospacing="1" w:line="240" w:lineRule="auto"/>
      <w:ind w:left="0" w:firstLine="0"/>
    </w:pPr>
    <w:rPr>
      <w:rFonts w:ascii="Times New Roman" w:eastAsia="Times New Roman" w:hAnsi="Times New Roman" w:cs="Times New Roman"/>
      <w:color w:val="auto"/>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4391">
      <w:bodyDiv w:val="1"/>
      <w:marLeft w:val="0"/>
      <w:marRight w:val="0"/>
      <w:marTop w:val="0"/>
      <w:marBottom w:val="0"/>
      <w:divBdr>
        <w:top w:val="none" w:sz="0" w:space="0" w:color="auto"/>
        <w:left w:val="none" w:sz="0" w:space="0" w:color="auto"/>
        <w:bottom w:val="none" w:sz="0" w:space="0" w:color="auto"/>
        <w:right w:val="none" w:sz="0" w:space="0" w:color="auto"/>
      </w:divBdr>
    </w:div>
    <w:div w:id="74672837">
      <w:bodyDiv w:val="1"/>
      <w:marLeft w:val="0"/>
      <w:marRight w:val="0"/>
      <w:marTop w:val="0"/>
      <w:marBottom w:val="0"/>
      <w:divBdr>
        <w:top w:val="none" w:sz="0" w:space="0" w:color="auto"/>
        <w:left w:val="none" w:sz="0" w:space="0" w:color="auto"/>
        <w:bottom w:val="none" w:sz="0" w:space="0" w:color="auto"/>
        <w:right w:val="none" w:sz="0" w:space="0" w:color="auto"/>
      </w:divBdr>
      <w:divsChild>
        <w:div w:id="26107754">
          <w:marLeft w:val="0"/>
          <w:marRight w:val="0"/>
          <w:marTop w:val="0"/>
          <w:marBottom w:val="0"/>
          <w:divBdr>
            <w:top w:val="none" w:sz="0" w:space="0" w:color="auto"/>
            <w:left w:val="none" w:sz="0" w:space="0" w:color="auto"/>
            <w:bottom w:val="none" w:sz="0" w:space="0" w:color="auto"/>
            <w:right w:val="none" w:sz="0" w:space="0" w:color="auto"/>
          </w:divBdr>
        </w:div>
        <w:div w:id="1430932475">
          <w:marLeft w:val="0"/>
          <w:marRight w:val="0"/>
          <w:marTop w:val="0"/>
          <w:marBottom w:val="0"/>
          <w:divBdr>
            <w:top w:val="none" w:sz="0" w:space="0" w:color="auto"/>
            <w:left w:val="none" w:sz="0" w:space="0" w:color="auto"/>
            <w:bottom w:val="none" w:sz="0" w:space="0" w:color="auto"/>
            <w:right w:val="none" w:sz="0" w:space="0" w:color="auto"/>
          </w:divBdr>
        </w:div>
      </w:divsChild>
    </w:div>
    <w:div w:id="676273416">
      <w:bodyDiv w:val="1"/>
      <w:marLeft w:val="0"/>
      <w:marRight w:val="0"/>
      <w:marTop w:val="0"/>
      <w:marBottom w:val="0"/>
      <w:divBdr>
        <w:top w:val="none" w:sz="0" w:space="0" w:color="auto"/>
        <w:left w:val="none" w:sz="0" w:space="0" w:color="auto"/>
        <w:bottom w:val="none" w:sz="0" w:space="0" w:color="auto"/>
        <w:right w:val="none" w:sz="0" w:space="0" w:color="auto"/>
      </w:divBdr>
    </w:div>
    <w:div w:id="758329156">
      <w:bodyDiv w:val="1"/>
      <w:marLeft w:val="0"/>
      <w:marRight w:val="0"/>
      <w:marTop w:val="0"/>
      <w:marBottom w:val="0"/>
      <w:divBdr>
        <w:top w:val="none" w:sz="0" w:space="0" w:color="auto"/>
        <w:left w:val="none" w:sz="0" w:space="0" w:color="auto"/>
        <w:bottom w:val="none" w:sz="0" w:space="0" w:color="auto"/>
        <w:right w:val="none" w:sz="0" w:space="0" w:color="auto"/>
      </w:divBdr>
    </w:div>
    <w:div w:id="851378321">
      <w:bodyDiv w:val="1"/>
      <w:marLeft w:val="0"/>
      <w:marRight w:val="0"/>
      <w:marTop w:val="0"/>
      <w:marBottom w:val="0"/>
      <w:divBdr>
        <w:top w:val="none" w:sz="0" w:space="0" w:color="auto"/>
        <w:left w:val="none" w:sz="0" w:space="0" w:color="auto"/>
        <w:bottom w:val="none" w:sz="0" w:space="0" w:color="auto"/>
        <w:right w:val="none" w:sz="0" w:space="0" w:color="auto"/>
      </w:divBdr>
    </w:div>
    <w:div w:id="1673797085">
      <w:bodyDiv w:val="1"/>
      <w:marLeft w:val="0"/>
      <w:marRight w:val="0"/>
      <w:marTop w:val="0"/>
      <w:marBottom w:val="0"/>
      <w:divBdr>
        <w:top w:val="none" w:sz="0" w:space="0" w:color="auto"/>
        <w:left w:val="none" w:sz="0" w:space="0" w:color="auto"/>
        <w:bottom w:val="none" w:sz="0" w:space="0" w:color="auto"/>
        <w:right w:val="none" w:sz="0" w:space="0" w:color="auto"/>
      </w:divBdr>
    </w:div>
    <w:div w:id="17448331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www.ico.org.uk/"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mpsonh\AppData\Roaming\Microsoft\Templates\BMAT_Portrait_Template.dotm" TargetMode="External"/></Relationships>
</file>

<file path=word/theme/theme1.xml><?xml version="1.0" encoding="utf-8"?>
<a:theme xmlns:a="http://schemas.openxmlformats.org/drawingml/2006/main" name="Lantern_Theme">
  <a:themeElements>
    <a:clrScheme name="BMAT">
      <a:dk1>
        <a:srgbClr val="005579"/>
      </a:dk1>
      <a:lt1>
        <a:srgbClr val="FFFFFF"/>
      </a:lt1>
      <a:dk2>
        <a:srgbClr val="45B8AB"/>
      </a:dk2>
      <a:lt2>
        <a:srgbClr val="FFFFFF"/>
      </a:lt2>
      <a:accent1>
        <a:srgbClr val="C8D300"/>
      </a:accent1>
      <a:accent2>
        <a:srgbClr val="005579"/>
      </a:accent2>
      <a:accent3>
        <a:srgbClr val="45B8AB"/>
      </a:accent3>
      <a:accent4>
        <a:srgbClr val="F8E928"/>
      </a:accent4>
      <a:accent5>
        <a:srgbClr val="C8D300"/>
      </a:accent5>
      <a:accent6>
        <a:srgbClr val="005579"/>
      </a:accent6>
      <a:hlink>
        <a:srgbClr val="45B8AB"/>
      </a:hlink>
      <a:folHlink>
        <a:srgbClr val="C8D3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Lantern_Theme" id="{EE455F5F-B189-4E43-837C-610E1AFC6B20}" vid="{04597621-9154-A346-8468-D9019BB75B2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A064A0666B0584785AC9194D94DBBD3" ma:contentTypeVersion="11" ma:contentTypeDescription="Create a new document." ma:contentTypeScope="" ma:versionID="dcd747309ab485445907616119ce020a">
  <xsd:schema xmlns:xsd="http://www.w3.org/2001/XMLSchema" xmlns:xs="http://www.w3.org/2001/XMLSchema" xmlns:p="http://schemas.microsoft.com/office/2006/metadata/properties" xmlns:ns2="0bcb0834-ea3e-4343-907d-7d4feabfe793" xmlns:ns3="9042bb00-9edf-4f96-a8ae-ce785e046e34" targetNamespace="http://schemas.microsoft.com/office/2006/metadata/properties" ma:root="true" ma:fieldsID="3685cdf4211dae0d9b672ec1c293a5c8" ns2:_="" ns3:_="">
    <xsd:import namespace="0bcb0834-ea3e-4343-907d-7d4feabfe793"/>
    <xsd:import namespace="9042bb00-9edf-4f96-a8ae-ce785e046e3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cb0834-ea3e-4343-907d-7d4feabfe7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42bb00-9edf-4f96-a8ae-ce785e046e3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35FC40-F8FC-4A3E-A058-61F82C050870}">
  <ds:schemaRefs>
    <ds:schemaRef ds:uri="http://schemas.microsoft.com/sharepoint/v3/contenttype/forms"/>
  </ds:schemaRefs>
</ds:datastoreItem>
</file>

<file path=customXml/itemProps2.xml><?xml version="1.0" encoding="utf-8"?>
<ds:datastoreItem xmlns:ds="http://schemas.openxmlformats.org/officeDocument/2006/customXml" ds:itemID="{770D4A55-55FE-4564-BE12-7176EC98E9E5}">
  <ds:schemaRefs>
    <ds:schemaRef ds:uri="http://schemas.openxmlformats.org/officeDocument/2006/bibliography"/>
  </ds:schemaRefs>
</ds:datastoreItem>
</file>

<file path=customXml/itemProps3.xml><?xml version="1.0" encoding="utf-8"?>
<ds:datastoreItem xmlns:ds="http://schemas.openxmlformats.org/officeDocument/2006/customXml" ds:itemID="{22E9C393-823B-4DDB-94B5-BAA21834B3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cb0834-ea3e-4343-907d-7d4feabfe793"/>
    <ds:schemaRef ds:uri="9042bb00-9edf-4f96-a8ae-ce785e046e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581D36-B2D8-4815-BE28-D64B08B7FF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BMAT_Portrait_Template</Template>
  <TotalTime>49</TotalTime>
  <Pages>13</Pages>
  <Words>3132</Words>
  <Characters>17858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Maplesden Noakes School</Company>
  <LinksUpToDate>false</LinksUpToDate>
  <CharactersWithSpaces>20949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Canning</dc:creator>
  <cp:keywords/>
  <dc:description/>
  <cp:lastModifiedBy>Lindsey Smith</cp:lastModifiedBy>
  <cp:revision>5</cp:revision>
  <cp:lastPrinted>2021-03-23T16:35:00Z</cp:lastPrinted>
  <dcterms:created xsi:type="dcterms:W3CDTF">2021-06-09T08:08:00Z</dcterms:created>
  <dcterms:modified xsi:type="dcterms:W3CDTF">2021-06-16T08:41:00Z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0x0101006A064A0666B0584785AC9194D94DBBD3</vt:lpwstr>
  </property>
</Properties>
</file>